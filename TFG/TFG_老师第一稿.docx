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7B2D21" w14:textId="77777777" w:rsidR="00695C48" w:rsidRDefault="009B0E5E">
      <w:pPr>
        <w:pStyle w:val="NormalWeb"/>
        <w:widowControl/>
        <w:shd w:val="clear" w:color="auto" w:fill="FFFFFF"/>
        <w:spacing w:beforeAutospacing="0" w:afterAutospacing="0"/>
        <w:rPr>
          <w:color w:val="000000"/>
          <w:sz w:val="22"/>
          <w:szCs w:val="22"/>
        </w:rPr>
      </w:pPr>
      <w:r w:rsidRPr="002319E7">
        <w:rPr>
          <w:b/>
          <w:bCs/>
          <w:color w:val="000000"/>
          <w:sz w:val="28"/>
          <w:szCs w:val="28"/>
          <w:shd w:val="clear" w:color="auto" w:fill="FFFFFF"/>
        </w:rPr>
        <w:t>Resumen</w:t>
      </w:r>
    </w:p>
    <w:p w14:paraId="287F5349" w14:textId="410FF346" w:rsidR="00695C48" w:rsidRDefault="009B0E5E" w:rsidP="00F2741F">
      <w:r>
        <w:rPr>
          <w:shd w:val="clear" w:color="auto" w:fill="FFFFFF"/>
        </w:rPr>
        <w:t xml:space="preserve">VLVS: Virtual Low-Vision Simulator. Un Paso a Ciegas es un prototipo de </w:t>
      </w:r>
      <w:del w:id="0" w:author="David C. Perez Lopez" w:date="2026-07-14T18:30:00Z">
        <w:r w:rsidDel="00AE0EC0">
          <w:rPr>
            <w:shd w:val="clear" w:color="auto" w:fill="FFFFFF"/>
          </w:rPr>
          <w:delText>realidad virtual</w:delText>
        </w:r>
      </w:del>
      <w:commentRangeStart w:id="1"/>
      <w:ins w:id="2" w:author="David C. Perez Lopez" w:date="2026-07-14T18:30:00Z">
        <w:r w:rsidR="00AE0EC0">
          <w:rPr>
            <w:shd w:val="clear" w:color="auto" w:fill="FFFFFF"/>
          </w:rPr>
          <w:t>Realidad Virtual</w:t>
        </w:r>
      </w:ins>
      <w:ins w:id="3" w:author="David C. Perez Lopez" w:date="2026-07-14T18:36:00Z">
        <w:r w:rsidR="00E41473">
          <w:rPr>
            <w:shd w:val="clear" w:color="auto" w:fill="FFFFFF"/>
          </w:rPr>
          <w:t xml:space="preserve"> (RV)</w:t>
        </w:r>
      </w:ins>
      <w:r>
        <w:rPr>
          <w:shd w:val="clear" w:color="auto" w:fill="FFFFFF"/>
        </w:rPr>
        <w:t xml:space="preserve"> </w:t>
      </w:r>
      <w:commentRangeEnd w:id="1"/>
      <w:r w:rsidR="00AE0EC0">
        <w:rPr>
          <w:rStyle w:val="Refdecomentario"/>
        </w:rPr>
        <w:commentReference w:id="1"/>
      </w:r>
      <w:r>
        <w:rPr>
          <w:shd w:val="clear" w:color="auto" w:fill="FFFFFF"/>
        </w:rPr>
        <w:t xml:space="preserve">dirigido al público general para acercarlo, de forma controlada, a algunas dificultades asociadas a la movilidad urbana con visión reducida. No </w:t>
      </w:r>
      <w:r>
        <w:rPr>
          <w:shd w:val="clear" w:color="auto" w:fill="FFFFFF"/>
        </w:rPr>
        <w:t>pretende sustituir la experiencia real de las personas con discapacidad visual ni ofrecer una solución de movilidad, sino fomentar la reflexión sobre la accesibilidad y el diseño urbano inclusivo.</w:t>
      </w:r>
    </w:p>
    <w:p w14:paraId="37AADA95" w14:textId="77777777" w:rsidR="00695C48" w:rsidRDefault="009B0E5E" w:rsidP="00F2741F">
      <w:pPr>
        <w:rPr>
          <w:color w:val="000000"/>
          <w:szCs w:val="22"/>
        </w:rPr>
      </w:pPr>
      <w:r>
        <w:rPr>
          <w:color w:val="000000"/>
          <w:szCs w:val="22"/>
          <w:shd w:val="clear" w:color="auto" w:fill="FFFFFF"/>
        </w:rPr>
        <w:t>Desarrollado en Unity, el prototipo presenta un entorno urb</w:t>
      </w:r>
      <w:r>
        <w:rPr>
          <w:color w:val="000000"/>
          <w:szCs w:val="22"/>
          <w:shd w:val="clear" w:color="auto" w:fill="FFFFFF"/>
        </w:rPr>
        <w:t>ano en el que el usuario debe completar varias tareas: avanzar por la acera, evitar obstáculos, cruzar un carril y localizar la entrada del metro. Antes de comenzar, puede elegir entre distintos modos de visión reducida. Para evitar que la experiencia depe</w:t>
      </w:r>
      <w:r>
        <w:rPr>
          <w:color w:val="000000"/>
          <w:szCs w:val="22"/>
          <w:shd w:val="clear" w:color="auto" w:fill="FFFFFF"/>
        </w:rPr>
        <w:t>nda únicamente de la imagen, se incorporan señales acústicas, audio espacial, semáforos sonoros, avisos de peligro, detección de zonas de riesgo y retroalimentación ante colisiones.</w:t>
      </w:r>
    </w:p>
    <w:p w14:paraId="30904F69" w14:textId="77777777" w:rsidR="00695C48" w:rsidRDefault="009B0E5E" w:rsidP="00F2741F">
      <w:pPr>
        <w:rPr>
          <w:color w:val="000000"/>
          <w:szCs w:val="22"/>
        </w:rPr>
      </w:pPr>
      <w:r>
        <w:rPr>
          <w:color w:val="000000"/>
          <w:szCs w:val="22"/>
          <w:shd w:val="clear" w:color="auto" w:fill="FFFFFF"/>
        </w:rPr>
        <w:t>Al finalizar, la aplicación muestra datos básicos, como el tiempo empleado</w:t>
      </w:r>
      <w:r>
        <w:rPr>
          <w:color w:val="000000"/>
          <w:szCs w:val="22"/>
          <w:shd w:val="clear" w:color="auto" w:fill="FFFFFF"/>
        </w:rPr>
        <w:t>, el número de colisiones y las pistas utilizadas. En conjunto, el proyecto permite observar cómo determinadas características del entorno influyen en la orientación, la seguridad y la autonomía. El resultado es una herramienta experimental de sensibilizac</w:t>
      </w:r>
      <w:r>
        <w:rPr>
          <w:color w:val="000000"/>
          <w:szCs w:val="22"/>
          <w:shd w:val="clear" w:color="auto" w:fill="FFFFFF"/>
        </w:rPr>
        <w:t>ión que combina simulación visual, interacción inmersiva y reflexión sobre accesibilidad urbana.</w:t>
      </w:r>
    </w:p>
    <w:p w14:paraId="2B433B59" w14:textId="77777777" w:rsidR="00695C48" w:rsidRDefault="009B0E5E" w:rsidP="00F2741F">
      <w:pPr>
        <w:rPr>
          <w:color w:val="000000"/>
          <w:szCs w:val="22"/>
        </w:rPr>
      </w:pPr>
      <w:r w:rsidRPr="002319E7">
        <w:rPr>
          <w:b/>
          <w:bCs/>
          <w:color w:val="000000"/>
          <w:sz w:val="28"/>
          <w:szCs w:val="28"/>
          <w:shd w:val="clear" w:color="auto" w:fill="FFFFFF"/>
        </w:rPr>
        <w:t>Palabras clave:</w:t>
      </w:r>
      <w:r>
        <w:rPr>
          <w:color w:val="000000"/>
          <w:szCs w:val="22"/>
          <w:shd w:val="clear" w:color="auto" w:fill="FFFFFF"/>
        </w:rPr>
        <w:t xml:space="preserve"> Realidad Virtual; Discapacidad visual; Diseño accesible; Simulación; Inmersión.</w:t>
      </w:r>
    </w:p>
    <w:p w14:paraId="4D4894C1" w14:textId="77777777" w:rsidR="00695C48" w:rsidRDefault="009B0E5E">
      <w:pPr>
        <w:pStyle w:val="NormalWeb"/>
        <w:widowControl/>
        <w:shd w:val="clear" w:color="auto" w:fill="FFFFFF"/>
        <w:spacing w:beforeAutospacing="0" w:afterAutospacing="0"/>
        <w:rPr>
          <w:color w:val="000000"/>
          <w:sz w:val="22"/>
          <w:szCs w:val="22"/>
          <w:lang w:val="en-US"/>
        </w:rPr>
      </w:pPr>
      <w:r w:rsidRPr="002319E7">
        <w:rPr>
          <w:b/>
          <w:bCs/>
          <w:color w:val="000000"/>
          <w:sz w:val="28"/>
          <w:szCs w:val="28"/>
          <w:shd w:val="clear" w:color="auto" w:fill="FFFFFF"/>
          <w:lang w:val="en-US"/>
        </w:rPr>
        <w:t>Resum</w:t>
      </w:r>
    </w:p>
    <w:p w14:paraId="747F9EA1" w14:textId="77777777" w:rsidR="00695C48" w:rsidRDefault="009B0E5E" w:rsidP="00F2741F">
      <w:r>
        <w:rPr>
          <w:shd w:val="clear" w:color="auto" w:fill="FFFFFF"/>
          <w:lang w:val="en-US"/>
        </w:rPr>
        <w:t xml:space="preserve">VLVS: Virtual Low-Vision Simulator. </w:t>
      </w:r>
      <w:r>
        <w:rPr>
          <w:shd w:val="clear" w:color="auto" w:fill="FFFFFF"/>
        </w:rPr>
        <w:t>Un Paso a Ciegas és u</w:t>
      </w:r>
      <w:r>
        <w:rPr>
          <w:shd w:val="clear" w:color="auto" w:fill="FFFFFF"/>
        </w:rPr>
        <w:t>n prototip de realitat virtual adreçat al públic general. Permet aproximar-se, de manera controlada, a algunes de les dificultats associades a la mobilitat urbana amb visió reduïda. El projecte no pretén substituir l’experiència real de les persones amb di</w:t>
      </w:r>
      <w:r>
        <w:rPr>
          <w:shd w:val="clear" w:color="auto" w:fill="FFFFFF"/>
        </w:rPr>
        <w:t>scapacitat visual ni oferir una solució de mobilitat. La seua finalitat és fomentar la reflexió sobre l’accessibilitat i el disseny urbà inclusiu.</w:t>
      </w:r>
    </w:p>
    <w:p w14:paraId="5EF5839E" w14:textId="77777777" w:rsidR="00695C48" w:rsidRDefault="009B0E5E" w:rsidP="00F2741F">
      <w:r>
        <w:rPr>
          <w:shd w:val="clear" w:color="auto" w:fill="FFFFFF"/>
        </w:rPr>
        <w:t xml:space="preserve">Desenvolupat en Unity, el prototip presenta un entorn urbà en què l’usuari ha de completar diverses tasques, </w:t>
      </w:r>
      <w:r>
        <w:rPr>
          <w:shd w:val="clear" w:color="auto" w:fill="FFFFFF"/>
        </w:rPr>
        <w:t>com avançar per la vorera, evitar obstacles, creuar un carril i localitzar l’entrada del metro. Abans de començar, pot seleccionar diferents modes de visió reduïda. Perquè l’experiència no depenga únicament de la informació visual, el sistema incorpora sen</w:t>
      </w:r>
      <w:r>
        <w:rPr>
          <w:shd w:val="clear" w:color="auto" w:fill="FFFFFF"/>
        </w:rPr>
        <w:t>yals acústics, àudio espacial, semàfors sonors, avisos de perill, detecció de zones de risc i retroalimentació després de les col·lisions.</w:t>
      </w:r>
    </w:p>
    <w:p w14:paraId="0BC72B6E" w14:textId="77777777" w:rsidR="00695C48" w:rsidRDefault="009B0E5E" w:rsidP="00F2741F">
      <w:r>
        <w:rPr>
          <w:shd w:val="clear" w:color="auto" w:fill="FFFFFF"/>
        </w:rPr>
        <w:t>En finalitzar la sessió, l’aplicació mostra dades bàsiques com el temps emprat, el nombre de col·lisions i les pistes</w:t>
      </w:r>
      <w:r>
        <w:rPr>
          <w:shd w:val="clear" w:color="auto" w:fill="FFFFFF"/>
        </w:rPr>
        <w:t xml:space="preserve"> utilitzades. En conjunt, el projecte mostra com determinades característiques de l’entorn poden afectar l’orientació, la seguretat i l’autonomia. El resultat és una eina experimental de sensibilització que combina simulació visual, interacció immersiva i </w:t>
      </w:r>
      <w:r>
        <w:rPr>
          <w:shd w:val="clear" w:color="auto" w:fill="FFFFFF"/>
        </w:rPr>
        <w:t>reflexió sobre l’accessibilitat urbana.</w:t>
      </w:r>
    </w:p>
    <w:p w14:paraId="72D9C511" w14:textId="77777777" w:rsidR="00695C48" w:rsidRDefault="009B0E5E" w:rsidP="00F2741F">
      <w:pPr>
        <w:rPr>
          <w:lang w:val="en-US"/>
        </w:rPr>
      </w:pPr>
      <w:r w:rsidRPr="002319E7">
        <w:rPr>
          <w:b/>
          <w:bCs/>
          <w:sz w:val="28"/>
          <w:szCs w:val="28"/>
          <w:shd w:val="clear" w:color="auto" w:fill="FFFFFF"/>
          <w:lang w:val="en-US"/>
        </w:rPr>
        <w:t>Paraules clau:</w:t>
      </w:r>
      <w:r>
        <w:rPr>
          <w:shd w:val="clear" w:color="auto" w:fill="FFFFFF"/>
          <w:lang w:val="en-US"/>
        </w:rPr>
        <w:t xml:space="preserve"> Realitat virtual; Discapacitat visual; Disseny accessible; Simulació; Immersió.</w:t>
      </w:r>
    </w:p>
    <w:p w14:paraId="276A2087" w14:textId="77777777" w:rsidR="00695C48" w:rsidRPr="002319E7" w:rsidRDefault="009B0E5E">
      <w:pPr>
        <w:pStyle w:val="NormalWeb"/>
        <w:widowControl/>
        <w:shd w:val="clear" w:color="auto" w:fill="FFFFFF"/>
        <w:spacing w:beforeAutospacing="0" w:afterAutospacing="0"/>
        <w:rPr>
          <w:color w:val="000000"/>
          <w:sz w:val="28"/>
          <w:szCs w:val="28"/>
          <w:lang w:val="en-US"/>
        </w:rPr>
      </w:pPr>
      <w:r w:rsidRPr="002319E7">
        <w:rPr>
          <w:b/>
          <w:bCs/>
          <w:color w:val="000000"/>
          <w:sz w:val="28"/>
          <w:szCs w:val="28"/>
          <w:shd w:val="clear" w:color="auto" w:fill="FFFFFF"/>
          <w:lang w:val="en-US"/>
        </w:rPr>
        <w:lastRenderedPageBreak/>
        <w:t>Abstract</w:t>
      </w:r>
    </w:p>
    <w:p w14:paraId="2D6E9E8E" w14:textId="77777777" w:rsidR="00695C48" w:rsidRDefault="009B0E5E" w:rsidP="00F2741F">
      <w:pPr>
        <w:rPr>
          <w:lang w:val="en-US"/>
        </w:rPr>
      </w:pPr>
      <w:r>
        <w:rPr>
          <w:shd w:val="clear" w:color="auto" w:fill="FFFFFF"/>
          <w:lang w:val="en-US"/>
        </w:rPr>
        <w:t>VLVS: Virtual Low-Vision Simulator. Un Paso a Ciegas is a virtual reality prototype aimed at the general public.</w:t>
      </w:r>
      <w:r>
        <w:rPr>
          <w:shd w:val="clear" w:color="auto" w:fill="FFFFFF"/>
          <w:lang w:val="en-US"/>
        </w:rPr>
        <w:t xml:space="preserve"> It provides a controlled way to approach some of the difficulties associated with urban mobility under reduced-vision conditions. The project does not attempt to replace the lived experience of people with visual impairments or provide a mobility solution</w:t>
      </w:r>
      <w:r>
        <w:rPr>
          <w:shd w:val="clear" w:color="auto" w:fill="FFFFFF"/>
          <w:lang w:val="en-US"/>
        </w:rPr>
        <w:t>. Its purpose is to encourage reflection on accessibility and inclusive urban design.</w:t>
      </w:r>
    </w:p>
    <w:p w14:paraId="07C57A51" w14:textId="77777777" w:rsidR="00695C48" w:rsidRDefault="009B0E5E" w:rsidP="00F2741F">
      <w:pPr>
        <w:rPr>
          <w:lang w:val="en-US"/>
        </w:rPr>
      </w:pPr>
      <w:r>
        <w:rPr>
          <w:shd w:val="clear" w:color="auto" w:fill="FFFFFF"/>
          <w:lang w:val="en-US"/>
        </w:rPr>
        <w:t>Developed in Unity, the prototype presents an urban environment in which the user must complete several tasks, including walking along the pavement, avoiding obstacles, c</w:t>
      </w:r>
      <w:r>
        <w:rPr>
          <w:shd w:val="clear" w:color="auto" w:fill="FFFFFF"/>
          <w:lang w:val="en-US"/>
        </w:rPr>
        <w:t>rossing a traffic lane and locating the entrance to a metro station. Before starting, the user can select from different reduced-vision modes. To ensure that the experience does not rely only on visual information, the system includes acoustic cues, spatia</w:t>
      </w:r>
      <w:r>
        <w:rPr>
          <w:shd w:val="clear" w:color="auto" w:fill="FFFFFF"/>
          <w:lang w:val="en-US"/>
        </w:rPr>
        <w:t>l audio, audible traffic lights, danger warnings, risk-zone detection and feedback after collisions.</w:t>
      </w:r>
    </w:p>
    <w:p w14:paraId="3DF228E7" w14:textId="77777777" w:rsidR="00695C48" w:rsidRDefault="009B0E5E" w:rsidP="00F2741F">
      <w:pPr>
        <w:rPr>
          <w:lang w:val="en-US"/>
        </w:rPr>
      </w:pPr>
      <w:r>
        <w:rPr>
          <w:shd w:val="clear" w:color="auto" w:fill="FFFFFF"/>
          <w:lang w:val="en-US"/>
        </w:rPr>
        <w:t>At the end of the session, the application displays basic data such as completion time, number of collisions and hints used. Overall, the project shows how</w:t>
      </w:r>
      <w:r>
        <w:rPr>
          <w:shd w:val="clear" w:color="auto" w:fill="FFFFFF"/>
          <w:lang w:val="en-US"/>
        </w:rPr>
        <w:t xml:space="preserve"> certain features of the environment can affect orientation, safety and autonomy. The result is an experimental awareness tool that combines visual simulation, immersive interaction and reflection on urban accessibility.</w:t>
      </w:r>
    </w:p>
    <w:p w14:paraId="0E17F798" w14:textId="77777777" w:rsidR="00695C48" w:rsidRDefault="009B0E5E" w:rsidP="00F2741F">
      <w:pPr>
        <w:rPr>
          <w:shd w:val="clear" w:color="auto" w:fill="FFFFFF"/>
          <w:lang w:val="en-US"/>
        </w:rPr>
      </w:pPr>
      <w:r w:rsidRPr="002319E7">
        <w:rPr>
          <w:b/>
          <w:bCs/>
          <w:sz w:val="28"/>
          <w:szCs w:val="28"/>
          <w:shd w:val="clear" w:color="auto" w:fill="FFFFFF"/>
          <w:lang w:val="en-US"/>
        </w:rPr>
        <w:t>Keywords:</w:t>
      </w:r>
      <w:r>
        <w:rPr>
          <w:shd w:val="clear" w:color="auto" w:fill="FFFFFF"/>
          <w:lang w:val="en-US"/>
        </w:rPr>
        <w:t xml:space="preserve"> Virtual reality; Visual i</w:t>
      </w:r>
      <w:r>
        <w:rPr>
          <w:shd w:val="clear" w:color="auto" w:fill="FFFFFF"/>
          <w:lang w:val="en-US"/>
        </w:rPr>
        <w:t>mpairment; Accessible design; Simulation; Immersion.</w:t>
      </w:r>
    </w:p>
    <w:p w14:paraId="4882353F" w14:textId="77777777" w:rsidR="00695C48" w:rsidRDefault="009B0E5E" w:rsidP="00F2741F">
      <w:pPr>
        <w:rPr>
          <w:shd w:val="clear" w:color="auto" w:fill="FFFFFF"/>
          <w:lang w:val="en-US"/>
        </w:rPr>
      </w:pPr>
      <w:r>
        <w:rPr>
          <w:shd w:val="clear" w:color="auto" w:fill="FFFFFF"/>
          <w:lang w:val="en-US"/>
        </w:rPr>
        <w:br w:type="page"/>
      </w:r>
    </w:p>
    <w:p w14:paraId="4641801D" w14:textId="77777777" w:rsidR="00695C48" w:rsidRDefault="00695C48">
      <w:pPr>
        <w:pStyle w:val="NormalWeb"/>
        <w:widowControl/>
        <w:shd w:val="clear" w:color="auto" w:fill="FFFFFF"/>
        <w:spacing w:beforeAutospacing="0" w:after="120" w:afterAutospacing="0"/>
        <w:jc w:val="both"/>
        <w:rPr>
          <w:color w:val="000000"/>
          <w:sz w:val="22"/>
          <w:szCs w:val="22"/>
          <w:shd w:val="clear" w:color="auto" w:fill="FFFFFF"/>
          <w:lang w:val="en-US"/>
        </w:rPr>
      </w:pPr>
    </w:p>
    <w:sdt>
      <w:sdtPr>
        <w:rPr>
          <w:rFonts w:ascii="SimSun" w:eastAsia="SimSun" w:hAnsi="SimSun"/>
          <w:kern w:val="0"/>
          <w:sz w:val="21"/>
        </w:rPr>
        <w:id w:val="147455912"/>
        <w15:color w:val="DBDBDB"/>
        <w:docPartObj>
          <w:docPartGallery w:val="Table of Contents"/>
          <w:docPartUnique/>
        </w:docPartObj>
      </w:sdtPr>
      <w:sdtEndPr>
        <w:rPr>
          <w:rFonts w:ascii="Times New Roman" w:eastAsiaTheme="minorEastAsia" w:hAnsi="Times New Roman"/>
          <w:color w:val="000000"/>
          <w:sz w:val="24"/>
          <w:szCs w:val="22"/>
          <w:shd w:val="clear" w:color="auto" w:fill="FFFFFF"/>
        </w:rPr>
      </w:sdtEndPr>
      <w:sdtContent>
        <w:p w14:paraId="59DCA449" w14:textId="77777777" w:rsidR="00695C48" w:rsidRDefault="009B0E5E">
          <w:pPr>
            <w:spacing w:after="0"/>
            <w:jc w:val="center"/>
            <w:rPr>
              <w:b/>
              <w:bCs/>
              <w:sz w:val="44"/>
              <w:szCs w:val="48"/>
            </w:rPr>
          </w:pPr>
          <w:r>
            <w:rPr>
              <w:rFonts w:ascii="SimSun" w:eastAsia="SimSun" w:hAnsi="SimSun"/>
              <w:b/>
              <w:bCs/>
              <w:sz w:val="40"/>
              <w:szCs w:val="48"/>
            </w:rPr>
            <w:t>ÍNDICE</w:t>
          </w:r>
        </w:p>
        <w:p w14:paraId="2A02D31E" w14:textId="470CCFC1" w:rsidR="00E41473" w:rsidRDefault="009B0E5E">
          <w:pPr>
            <w:pStyle w:val="TDC1"/>
            <w:tabs>
              <w:tab w:val="right" w:leader="dot" w:pos="8494"/>
            </w:tabs>
            <w:rPr>
              <w:rFonts w:asciiTheme="minorHAnsi" w:hAnsiTheme="minorHAnsi" w:cstheme="minorBidi"/>
              <w:noProof/>
              <w:kern w:val="0"/>
              <w:szCs w:val="22"/>
              <w:lang w:eastAsia="es-ES"/>
              <w14:ligatures w14:val="none"/>
            </w:rPr>
          </w:pPr>
          <w:r>
            <w:rPr>
              <w:color w:val="000000"/>
              <w:szCs w:val="22"/>
              <w:shd w:val="clear" w:color="auto" w:fill="FFFFFF"/>
            </w:rPr>
            <w:fldChar w:fldCharType="begin"/>
          </w:r>
          <w:r>
            <w:rPr>
              <w:color w:val="000000"/>
              <w:szCs w:val="22"/>
              <w:shd w:val="clear" w:color="auto" w:fill="FFFFFF"/>
            </w:rPr>
            <w:instrText xml:space="preserve">TOC \o "1-3" \h \u </w:instrText>
          </w:r>
          <w:r>
            <w:rPr>
              <w:color w:val="000000"/>
              <w:szCs w:val="22"/>
              <w:shd w:val="clear" w:color="auto" w:fill="FFFFFF"/>
            </w:rPr>
            <w:fldChar w:fldCharType="separate"/>
          </w:r>
          <w:hyperlink w:anchor="_Toc234946546" w:history="1">
            <w:r w:rsidR="00E41473" w:rsidRPr="002B3135">
              <w:rPr>
                <w:rStyle w:val="Hipervnculo"/>
                <w:noProof/>
              </w:rPr>
              <w:t>1 Introducción</w:t>
            </w:r>
            <w:r w:rsidR="00E41473">
              <w:rPr>
                <w:noProof/>
              </w:rPr>
              <w:tab/>
            </w:r>
            <w:r w:rsidR="00E41473">
              <w:rPr>
                <w:noProof/>
              </w:rPr>
              <w:fldChar w:fldCharType="begin"/>
            </w:r>
            <w:r w:rsidR="00E41473">
              <w:rPr>
                <w:noProof/>
              </w:rPr>
              <w:instrText xml:space="preserve"> PAGEREF _Toc234946546 \h </w:instrText>
            </w:r>
            <w:r w:rsidR="00E41473">
              <w:rPr>
                <w:noProof/>
              </w:rPr>
            </w:r>
            <w:r w:rsidR="00E41473">
              <w:rPr>
                <w:noProof/>
              </w:rPr>
              <w:fldChar w:fldCharType="separate"/>
            </w:r>
            <w:r w:rsidR="00E41473">
              <w:rPr>
                <w:noProof/>
              </w:rPr>
              <w:t>1</w:t>
            </w:r>
            <w:r w:rsidR="00E41473">
              <w:rPr>
                <w:noProof/>
              </w:rPr>
              <w:fldChar w:fldCharType="end"/>
            </w:r>
          </w:hyperlink>
        </w:p>
        <w:p w14:paraId="4969E98F" w14:textId="14B6181F" w:rsidR="00E41473" w:rsidRDefault="00E41473">
          <w:pPr>
            <w:pStyle w:val="TDC2"/>
            <w:tabs>
              <w:tab w:val="right" w:leader="dot" w:pos="8494"/>
            </w:tabs>
            <w:ind w:left="440"/>
            <w:rPr>
              <w:rFonts w:asciiTheme="minorHAnsi" w:hAnsiTheme="minorHAnsi" w:cstheme="minorBidi"/>
              <w:noProof/>
              <w:kern w:val="0"/>
              <w:szCs w:val="22"/>
              <w:lang w:eastAsia="es-ES"/>
              <w14:ligatures w14:val="none"/>
            </w:rPr>
          </w:pPr>
          <w:hyperlink w:anchor="_Toc234946547" w:history="1">
            <w:r w:rsidRPr="002B3135">
              <w:rPr>
                <w:rStyle w:val="Hipervnculo"/>
                <w:noProof/>
              </w:rPr>
              <w:t>1.1 Contextualización</w:t>
            </w:r>
            <w:r>
              <w:rPr>
                <w:noProof/>
              </w:rPr>
              <w:tab/>
            </w:r>
            <w:r>
              <w:rPr>
                <w:noProof/>
              </w:rPr>
              <w:fldChar w:fldCharType="begin"/>
            </w:r>
            <w:r>
              <w:rPr>
                <w:noProof/>
              </w:rPr>
              <w:instrText xml:space="preserve"> PAGEREF _Toc234946547 \h </w:instrText>
            </w:r>
            <w:r>
              <w:rPr>
                <w:noProof/>
              </w:rPr>
            </w:r>
            <w:r>
              <w:rPr>
                <w:noProof/>
              </w:rPr>
              <w:fldChar w:fldCharType="separate"/>
            </w:r>
            <w:r>
              <w:rPr>
                <w:noProof/>
              </w:rPr>
              <w:t>1</w:t>
            </w:r>
            <w:r>
              <w:rPr>
                <w:noProof/>
              </w:rPr>
              <w:fldChar w:fldCharType="end"/>
            </w:r>
          </w:hyperlink>
        </w:p>
        <w:p w14:paraId="7F31ED9C" w14:textId="48FBEB92" w:rsidR="00E41473" w:rsidRDefault="00E41473">
          <w:pPr>
            <w:pStyle w:val="TDC2"/>
            <w:tabs>
              <w:tab w:val="right" w:leader="dot" w:pos="8494"/>
            </w:tabs>
            <w:ind w:left="440"/>
            <w:rPr>
              <w:rFonts w:asciiTheme="minorHAnsi" w:hAnsiTheme="minorHAnsi" w:cstheme="minorBidi"/>
              <w:noProof/>
              <w:kern w:val="0"/>
              <w:szCs w:val="22"/>
              <w:lang w:eastAsia="es-ES"/>
              <w14:ligatures w14:val="none"/>
            </w:rPr>
          </w:pPr>
          <w:hyperlink w:anchor="_Toc234946548" w:history="1">
            <w:r w:rsidRPr="002B3135">
              <w:rPr>
                <w:rStyle w:val="Hipervnculo"/>
                <w:noProof/>
              </w:rPr>
              <w:t>1.2 Objetivos</w:t>
            </w:r>
            <w:r>
              <w:rPr>
                <w:noProof/>
              </w:rPr>
              <w:tab/>
            </w:r>
            <w:r>
              <w:rPr>
                <w:noProof/>
              </w:rPr>
              <w:fldChar w:fldCharType="begin"/>
            </w:r>
            <w:r>
              <w:rPr>
                <w:noProof/>
              </w:rPr>
              <w:instrText xml:space="preserve"> PAGEREF _Toc234946548 \h </w:instrText>
            </w:r>
            <w:r>
              <w:rPr>
                <w:noProof/>
              </w:rPr>
            </w:r>
            <w:r>
              <w:rPr>
                <w:noProof/>
              </w:rPr>
              <w:fldChar w:fldCharType="separate"/>
            </w:r>
            <w:r>
              <w:rPr>
                <w:noProof/>
              </w:rPr>
              <w:t>2</w:t>
            </w:r>
            <w:r>
              <w:rPr>
                <w:noProof/>
              </w:rPr>
              <w:fldChar w:fldCharType="end"/>
            </w:r>
          </w:hyperlink>
        </w:p>
        <w:p w14:paraId="397571A2" w14:textId="14F0FAA1" w:rsidR="00E41473" w:rsidRDefault="00E41473">
          <w:pPr>
            <w:pStyle w:val="TDC2"/>
            <w:tabs>
              <w:tab w:val="right" w:leader="dot" w:pos="8494"/>
            </w:tabs>
            <w:ind w:left="440"/>
            <w:rPr>
              <w:rFonts w:asciiTheme="minorHAnsi" w:hAnsiTheme="minorHAnsi" w:cstheme="minorBidi"/>
              <w:noProof/>
              <w:kern w:val="0"/>
              <w:szCs w:val="22"/>
              <w:lang w:eastAsia="es-ES"/>
              <w14:ligatures w14:val="none"/>
            </w:rPr>
          </w:pPr>
          <w:hyperlink w:anchor="_Toc234946549" w:history="1">
            <w:r w:rsidRPr="002B3135">
              <w:rPr>
                <w:rStyle w:val="Hipervnculo"/>
                <w:noProof/>
              </w:rPr>
              <w:t>1.3 Metodología</w:t>
            </w:r>
            <w:r>
              <w:rPr>
                <w:noProof/>
              </w:rPr>
              <w:tab/>
            </w:r>
            <w:r>
              <w:rPr>
                <w:noProof/>
              </w:rPr>
              <w:fldChar w:fldCharType="begin"/>
            </w:r>
            <w:r>
              <w:rPr>
                <w:noProof/>
              </w:rPr>
              <w:instrText xml:space="preserve"> PAGEREF _Toc234946549 \h </w:instrText>
            </w:r>
            <w:r>
              <w:rPr>
                <w:noProof/>
              </w:rPr>
            </w:r>
            <w:r>
              <w:rPr>
                <w:noProof/>
              </w:rPr>
              <w:fldChar w:fldCharType="separate"/>
            </w:r>
            <w:r>
              <w:rPr>
                <w:noProof/>
              </w:rPr>
              <w:t>3</w:t>
            </w:r>
            <w:r>
              <w:rPr>
                <w:noProof/>
              </w:rPr>
              <w:fldChar w:fldCharType="end"/>
            </w:r>
          </w:hyperlink>
        </w:p>
        <w:p w14:paraId="69952658" w14:textId="7ACD5F9B" w:rsidR="00E41473" w:rsidRDefault="00E41473">
          <w:pPr>
            <w:pStyle w:val="TDC2"/>
            <w:tabs>
              <w:tab w:val="right" w:leader="dot" w:pos="8494"/>
            </w:tabs>
            <w:ind w:left="440"/>
            <w:rPr>
              <w:rFonts w:asciiTheme="minorHAnsi" w:hAnsiTheme="minorHAnsi" w:cstheme="minorBidi"/>
              <w:noProof/>
              <w:kern w:val="0"/>
              <w:szCs w:val="22"/>
              <w:lang w:eastAsia="es-ES"/>
              <w14:ligatures w14:val="none"/>
            </w:rPr>
          </w:pPr>
          <w:hyperlink w:anchor="_Toc234946550" w:history="1">
            <w:r w:rsidRPr="002B3135">
              <w:rPr>
                <w:rStyle w:val="Hipervnculo"/>
                <w:noProof/>
              </w:rPr>
              <w:t>1.4 Etapas del proyecto</w:t>
            </w:r>
            <w:r>
              <w:rPr>
                <w:noProof/>
              </w:rPr>
              <w:tab/>
            </w:r>
            <w:r>
              <w:rPr>
                <w:noProof/>
              </w:rPr>
              <w:fldChar w:fldCharType="begin"/>
            </w:r>
            <w:r>
              <w:rPr>
                <w:noProof/>
              </w:rPr>
              <w:instrText xml:space="preserve"> PAGEREF _Toc234946550 \h </w:instrText>
            </w:r>
            <w:r>
              <w:rPr>
                <w:noProof/>
              </w:rPr>
            </w:r>
            <w:r>
              <w:rPr>
                <w:noProof/>
              </w:rPr>
              <w:fldChar w:fldCharType="separate"/>
            </w:r>
            <w:r>
              <w:rPr>
                <w:noProof/>
              </w:rPr>
              <w:t>4</w:t>
            </w:r>
            <w:r>
              <w:rPr>
                <w:noProof/>
              </w:rPr>
              <w:fldChar w:fldCharType="end"/>
            </w:r>
          </w:hyperlink>
        </w:p>
        <w:p w14:paraId="19ECFDA6" w14:textId="4A849207" w:rsidR="00E41473" w:rsidRDefault="00E41473">
          <w:pPr>
            <w:pStyle w:val="TDC3"/>
            <w:tabs>
              <w:tab w:val="right" w:leader="dot" w:pos="8494"/>
            </w:tabs>
            <w:ind w:left="880"/>
            <w:rPr>
              <w:rFonts w:asciiTheme="minorHAnsi" w:hAnsiTheme="minorHAnsi" w:cstheme="minorBidi"/>
              <w:noProof/>
              <w:kern w:val="0"/>
              <w:szCs w:val="22"/>
              <w:lang w:eastAsia="es-ES"/>
              <w14:ligatures w14:val="none"/>
            </w:rPr>
          </w:pPr>
          <w:hyperlink w:anchor="_Toc234946551" w:history="1">
            <w:r w:rsidRPr="002B3135">
              <w:rPr>
                <w:rStyle w:val="Hipervnculo"/>
                <w:noProof/>
              </w:rPr>
              <w:t>1.4.1. Investigación</w:t>
            </w:r>
            <w:r>
              <w:rPr>
                <w:noProof/>
              </w:rPr>
              <w:tab/>
            </w:r>
            <w:r>
              <w:rPr>
                <w:noProof/>
              </w:rPr>
              <w:fldChar w:fldCharType="begin"/>
            </w:r>
            <w:r>
              <w:rPr>
                <w:noProof/>
              </w:rPr>
              <w:instrText xml:space="preserve"> PAGEREF _Toc234946551 \h </w:instrText>
            </w:r>
            <w:r>
              <w:rPr>
                <w:noProof/>
              </w:rPr>
            </w:r>
            <w:r>
              <w:rPr>
                <w:noProof/>
              </w:rPr>
              <w:fldChar w:fldCharType="separate"/>
            </w:r>
            <w:r>
              <w:rPr>
                <w:noProof/>
              </w:rPr>
              <w:t>4</w:t>
            </w:r>
            <w:r>
              <w:rPr>
                <w:noProof/>
              </w:rPr>
              <w:fldChar w:fldCharType="end"/>
            </w:r>
          </w:hyperlink>
        </w:p>
        <w:p w14:paraId="33CB9090" w14:textId="11552A51" w:rsidR="00E41473" w:rsidRDefault="00E41473">
          <w:pPr>
            <w:pStyle w:val="TDC3"/>
            <w:tabs>
              <w:tab w:val="right" w:leader="dot" w:pos="8494"/>
            </w:tabs>
            <w:ind w:left="880"/>
            <w:rPr>
              <w:rFonts w:asciiTheme="minorHAnsi" w:hAnsiTheme="minorHAnsi" w:cstheme="minorBidi"/>
              <w:noProof/>
              <w:kern w:val="0"/>
              <w:szCs w:val="22"/>
              <w:lang w:eastAsia="es-ES"/>
              <w14:ligatures w14:val="none"/>
            </w:rPr>
          </w:pPr>
          <w:hyperlink w:anchor="_Toc234946552" w:history="1">
            <w:r w:rsidRPr="002B3135">
              <w:rPr>
                <w:rStyle w:val="Hipervnculo"/>
                <w:noProof/>
              </w:rPr>
              <w:t>1.4.2. Planificación</w:t>
            </w:r>
            <w:r>
              <w:rPr>
                <w:noProof/>
              </w:rPr>
              <w:tab/>
            </w:r>
            <w:r>
              <w:rPr>
                <w:noProof/>
              </w:rPr>
              <w:fldChar w:fldCharType="begin"/>
            </w:r>
            <w:r>
              <w:rPr>
                <w:noProof/>
              </w:rPr>
              <w:instrText xml:space="preserve"> PAGEREF _Toc234946552 \h </w:instrText>
            </w:r>
            <w:r>
              <w:rPr>
                <w:noProof/>
              </w:rPr>
            </w:r>
            <w:r>
              <w:rPr>
                <w:noProof/>
              </w:rPr>
              <w:fldChar w:fldCharType="separate"/>
            </w:r>
            <w:r>
              <w:rPr>
                <w:noProof/>
              </w:rPr>
              <w:t>4</w:t>
            </w:r>
            <w:r>
              <w:rPr>
                <w:noProof/>
              </w:rPr>
              <w:fldChar w:fldCharType="end"/>
            </w:r>
          </w:hyperlink>
        </w:p>
        <w:p w14:paraId="2375B430" w14:textId="3C8F32D3" w:rsidR="00E41473" w:rsidRDefault="00E41473">
          <w:pPr>
            <w:pStyle w:val="TDC3"/>
            <w:tabs>
              <w:tab w:val="right" w:leader="dot" w:pos="8494"/>
            </w:tabs>
            <w:ind w:left="880"/>
            <w:rPr>
              <w:rFonts w:asciiTheme="minorHAnsi" w:hAnsiTheme="minorHAnsi" w:cstheme="minorBidi"/>
              <w:noProof/>
              <w:kern w:val="0"/>
              <w:szCs w:val="22"/>
              <w:lang w:eastAsia="es-ES"/>
              <w14:ligatures w14:val="none"/>
            </w:rPr>
          </w:pPr>
          <w:hyperlink w:anchor="_Toc234946553" w:history="1">
            <w:r w:rsidRPr="002B3135">
              <w:rPr>
                <w:rStyle w:val="Hipervnculo"/>
                <w:noProof/>
              </w:rPr>
              <w:t>1.4.3. Desarrollo e implementación</w:t>
            </w:r>
            <w:r>
              <w:rPr>
                <w:noProof/>
              </w:rPr>
              <w:tab/>
            </w:r>
            <w:r>
              <w:rPr>
                <w:noProof/>
              </w:rPr>
              <w:fldChar w:fldCharType="begin"/>
            </w:r>
            <w:r>
              <w:rPr>
                <w:noProof/>
              </w:rPr>
              <w:instrText xml:space="preserve"> PAGEREF _Toc234946553 \h </w:instrText>
            </w:r>
            <w:r>
              <w:rPr>
                <w:noProof/>
              </w:rPr>
            </w:r>
            <w:r>
              <w:rPr>
                <w:noProof/>
              </w:rPr>
              <w:fldChar w:fldCharType="separate"/>
            </w:r>
            <w:r>
              <w:rPr>
                <w:noProof/>
              </w:rPr>
              <w:t>5</w:t>
            </w:r>
            <w:r>
              <w:rPr>
                <w:noProof/>
              </w:rPr>
              <w:fldChar w:fldCharType="end"/>
            </w:r>
          </w:hyperlink>
        </w:p>
        <w:p w14:paraId="758E610A" w14:textId="7DB2A0BF" w:rsidR="00E41473" w:rsidRDefault="00E41473">
          <w:pPr>
            <w:pStyle w:val="TDC3"/>
            <w:tabs>
              <w:tab w:val="right" w:leader="dot" w:pos="8494"/>
            </w:tabs>
            <w:ind w:left="880"/>
            <w:rPr>
              <w:rFonts w:asciiTheme="minorHAnsi" w:hAnsiTheme="minorHAnsi" w:cstheme="minorBidi"/>
              <w:noProof/>
              <w:kern w:val="0"/>
              <w:szCs w:val="22"/>
              <w:lang w:eastAsia="es-ES"/>
              <w14:ligatures w14:val="none"/>
            </w:rPr>
          </w:pPr>
          <w:hyperlink w:anchor="_Toc234946554" w:history="1">
            <w:r w:rsidRPr="002B3135">
              <w:rPr>
                <w:rStyle w:val="Hipervnculo"/>
                <w:noProof/>
              </w:rPr>
              <w:t>1.4.4. Pruebas</w:t>
            </w:r>
            <w:r>
              <w:rPr>
                <w:noProof/>
              </w:rPr>
              <w:tab/>
            </w:r>
            <w:r>
              <w:rPr>
                <w:noProof/>
              </w:rPr>
              <w:fldChar w:fldCharType="begin"/>
            </w:r>
            <w:r>
              <w:rPr>
                <w:noProof/>
              </w:rPr>
              <w:instrText xml:space="preserve"> PAGEREF _Toc234946554 \h </w:instrText>
            </w:r>
            <w:r>
              <w:rPr>
                <w:noProof/>
              </w:rPr>
            </w:r>
            <w:r>
              <w:rPr>
                <w:noProof/>
              </w:rPr>
              <w:fldChar w:fldCharType="separate"/>
            </w:r>
            <w:r>
              <w:rPr>
                <w:noProof/>
              </w:rPr>
              <w:t>5</w:t>
            </w:r>
            <w:r>
              <w:rPr>
                <w:noProof/>
              </w:rPr>
              <w:fldChar w:fldCharType="end"/>
            </w:r>
          </w:hyperlink>
        </w:p>
        <w:p w14:paraId="722DA109" w14:textId="0523B4AF" w:rsidR="00E41473" w:rsidRDefault="00E41473">
          <w:pPr>
            <w:pStyle w:val="TDC2"/>
            <w:tabs>
              <w:tab w:val="right" w:leader="dot" w:pos="8494"/>
            </w:tabs>
            <w:ind w:left="440"/>
            <w:rPr>
              <w:rFonts w:asciiTheme="minorHAnsi" w:hAnsiTheme="minorHAnsi" w:cstheme="minorBidi"/>
              <w:noProof/>
              <w:kern w:val="0"/>
              <w:szCs w:val="22"/>
              <w:lang w:eastAsia="es-ES"/>
              <w14:ligatures w14:val="none"/>
            </w:rPr>
          </w:pPr>
          <w:hyperlink w:anchor="_Toc234946555" w:history="1">
            <w:r w:rsidRPr="002B3135">
              <w:rPr>
                <w:rStyle w:val="Hipervnculo"/>
                <w:noProof/>
              </w:rPr>
              <w:t>1.5 Estructura del documento</w:t>
            </w:r>
            <w:r>
              <w:rPr>
                <w:noProof/>
              </w:rPr>
              <w:tab/>
            </w:r>
            <w:r>
              <w:rPr>
                <w:noProof/>
              </w:rPr>
              <w:fldChar w:fldCharType="begin"/>
            </w:r>
            <w:r>
              <w:rPr>
                <w:noProof/>
              </w:rPr>
              <w:instrText xml:space="preserve"> PAGEREF _Toc234946555 \h </w:instrText>
            </w:r>
            <w:r>
              <w:rPr>
                <w:noProof/>
              </w:rPr>
            </w:r>
            <w:r>
              <w:rPr>
                <w:noProof/>
              </w:rPr>
              <w:fldChar w:fldCharType="separate"/>
            </w:r>
            <w:r>
              <w:rPr>
                <w:noProof/>
              </w:rPr>
              <w:t>5</w:t>
            </w:r>
            <w:r>
              <w:rPr>
                <w:noProof/>
              </w:rPr>
              <w:fldChar w:fldCharType="end"/>
            </w:r>
          </w:hyperlink>
        </w:p>
        <w:p w14:paraId="5B87BF64" w14:textId="10EA0B17" w:rsidR="00E41473" w:rsidRDefault="00E41473">
          <w:pPr>
            <w:pStyle w:val="TDC1"/>
            <w:tabs>
              <w:tab w:val="right" w:leader="dot" w:pos="8494"/>
            </w:tabs>
            <w:rPr>
              <w:rFonts w:asciiTheme="minorHAnsi" w:hAnsiTheme="minorHAnsi" w:cstheme="minorBidi"/>
              <w:noProof/>
              <w:kern w:val="0"/>
              <w:szCs w:val="22"/>
              <w:lang w:eastAsia="es-ES"/>
              <w14:ligatures w14:val="none"/>
            </w:rPr>
          </w:pPr>
          <w:hyperlink w:anchor="_Toc234946556" w:history="1">
            <w:r w:rsidRPr="002B3135">
              <w:rPr>
                <w:rStyle w:val="Hipervnculo"/>
                <w:noProof/>
              </w:rPr>
              <w:t>2 Análisis del problema</w:t>
            </w:r>
            <w:r>
              <w:rPr>
                <w:noProof/>
              </w:rPr>
              <w:tab/>
            </w:r>
            <w:r>
              <w:rPr>
                <w:noProof/>
              </w:rPr>
              <w:fldChar w:fldCharType="begin"/>
            </w:r>
            <w:r>
              <w:rPr>
                <w:noProof/>
              </w:rPr>
              <w:instrText xml:space="preserve"> PAGEREF _Toc234946556 \h </w:instrText>
            </w:r>
            <w:r>
              <w:rPr>
                <w:noProof/>
              </w:rPr>
            </w:r>
            <w:r>
              <w:rPr>
                <w:noProof/>
              </w:rPr>
              <w:fldChar w:fldCharType="separate"/>
            </w:r>
            <w:r>
              <w:rPr>
                <w:noProof/>
              </w:rPr>
              <w:t>8</w:t>
            </w:r>
            <w:r>
              <w:rPr>
                <w:noProof/>
              </w:rPr>
              <w:fldChar w:fldCharType="end"/>
            </w:r>
          </w:hyperlink>
        </w:p>
        <w:p w14:paraId="01C6598A" w14:textId="600DFB90" w:rsidR="00E41473" w:rsidRDefault="00E41473">
          <w:pPr>
            <w:pStyle w:val="TDC2"/>
            <w:tabs>
              <w:tab w:val="right" w:leader="dot" w:pos="8494"/>
            </w:tabs>
            <w:ind w:left="440"/>
            <w:rPr>
              <w:rFonts w:asciiTheme="minorHAnsi" w:hAnsiTheme="minorHAnsi" w:cstheme="minorBidi"/>
              <w:noProof/>
              <w:kern w:val="0"/>
              <w:szCs w:val="22"/>
              <w:lang w:eastAsia="es-ES"/>
              <w14:ligatures w14:val="none"/>
            </w:rPr>
          </w:pPr>
          <w:hyperlink w:anchor="_Toc234946557" w:history="1">
            <w:r w:rsidRPr="002B3135">
              <w:rPr>
                <w:rStyle w:val="Hipervnculo"/>
                <w:noProof/>
              </w:rPr>
              <w:t>2.1 Discapacidad visual y movilidad urbana</w:t>
            </w:r>
            <w:r>
              <w:rPr>
                <w:noProof/>
              </w:rPr>
              <w:tab/>
            </w:r>
            <w:r>
              <w:rPr>
                <w:noProof/>
              </w:rPr>
              <w:fldChar w:fldCharType="begin"/>
            </w:r>
            <w:r>
              <w:rPr>
                <w:noProof/>
              </w:rPr>
              <w:instrText xml:space="preserve"> PAGEREF _Toc234946557 \h </w:instrText>
            </w:r>
            <w:r>
              <w:rPr>
                <w:noProof/>
              </w:rPr>
            </w:r>
            <w:r>
              <w:rPr>
                <w:noProof/>
              </w:rPr>
              <w:fldChar w:fldCharType="separate"/>
            </w:r>
            <w:r>
              <w:rPr>
                <w:noProof/>
              </w:rPr>
              <w:t>8</w:t>
            </w:r>
            <w:r>
              <w:rPr>
                <w:noProof/>
              </w:rPr>
              <w:fldChar w:fldCharType="end"/>
            </w:r>
          </w:hyperlink>
        </w:p>
        <w:p w14:paraId="3165C06D" w14:textId="23739351" w:rsidR="00E41473" w:rsidRDefault="00E41473">
          <w:pPr>
            <w:pStyle w:val="TDC2"/>
            <w:tabs>
              <w:tab w:val="right" w:leader="dot" w:pos="8494"/>
            </w:tabs>
            <w:ind w:left="440"/>
            <w:rPr>
              <w:rFonts w:asciiTheme="minorHAnsi" w:hAnsiTheme="minorHAnsi" w:cstheme="minorBidi"/>
              <w:noProof/>
              <w:kern w:val="0"/>
              <w:szCs w:val="22"/>
              <w:lang w:eastAsia="es-ES"/>
              <w14:ligatures w14:val="none"/>
            </w:rPr>
          </w:pPr>
          <w:hyperlink w:anchor="_Toc234946558" w:history="1">
            <w:r w:rsidRPr="002B3135">
              <w:rPr>
                <w:rStyle w:val="Hipervnculo"/>
                <w:noProof/>
              </w:rPr>
              <w:t>2.2 Barreras en entornos urbanos y transporte público</w:t>
            </w:r>
            <w:r>
              <w:rPr>
                <w:noProof/>
              </w:rPr>
              <w:tab/>
            </w:r>
            <w:r>
              <w:rPr>
                <w:noProof/>
              </w:rPr>
              <w:fldChar w:fldCharType="begin"/>
            </w:r>
            <w:r>
              <w:rPr>
                <w:noProof/>
              </w:rPr>
              <w:instrText xml:space="preserve"> PAGEREF _Toc234946558 \h </w:instrText>
            </w:r>
            <w:r>
              <w:rPr>
                <w:noProof/>
              </w:rPr>
            </w:r>
            <w:r>
              <w:rPr>
                <w:noProof/>
              </w:rPr>
              <w:fldChar w:fldCharType="separate"/>
            </w:r>
            <w:r>
              <w:rPr>
                <w:noProof/>
              </w:rPr>
              <w:t>9</w:t>
            </w:r>
            <w:r>
              <w:rPr>
                <w:noProof/>
              </w:rPr>
              <w:fldChar w:fldCharType="end"/>
            </w:r>
          </w:hyperlink>
        </w:p>
        <w:p w14:paraId="2793DF68" w14:textId="4106F284" w:rsidR="00E41473" w:rsidRDefault="00E41473">
          <w:pPr>
            <w:pStyle w:val="TDC2"/>
            <w:tabs>
              <w:tab w:val="right" w:leader="dot" w:pos="8494"/>
            </w:tabs>
            <w:ind w:left="440"/>
            <w:rPr>
              <w:rFonts w:asciiTheme="minorHAnsi" w:hAnsiTheme="minorHAnsi" w:cstheme="minorBidi"/>
              <w:noProof/>
              <w:kern w:val="0"/>
              <w:szCs w:val="22"/>
              <w:lang w:eastAsia="es-ES"/>
              <w14:ligatures w14:val="none"/>
            </w:rPr>
          </w:pPr>
          <w:hyperlink w:anchor="_Toc234946559" w:history="1">
            <w:r w:rsidRPr="002B3135">
              <w:rPr>
                <w:rStyle w:val="Hipervnculo"/>
                <w:noProof/>
              </w:rPr>
              <w:t>2.3 Necesidad de concienciación social</w:t>
            </w:r>
            <w:r>
              <w:rPr>
                <w:noProof/>
              </w:rPr>
              <w:tab/>
            </w:r>
            <w:r>
              <w:rPr>
                <w:noProof/>
              </w:rPr>
              <w:fldChar w:fldCharType="begin"/>
            </w:r>
            <w:r>
              <w:rPr>
                <w:noProof/>
              </w:rPr>
              <w:instrText xml:space="preserve"> PAGEREF _Toc234946559 \h </w:instrText>
            </w:r>
            <w:r>
              <w:rPr>
                <w:noProof/>
              </w:rPr>
            </w:r>
            <w:r>
              <w:rPr>
                <w:noProof/>
              </w:rPr>
              <w:fldChar w:fldCharType="separate"/>
            </w:r>
            <w:r>
              <w:rPr>
                <w:noProof/>
              </w:rPr>
              <w:t>9</w:t>
            </w:r>
            <w:r>
              <w:rPr>
                <w:noProof/>
              </w:rPr>
              <w:fldChar w:fldCharType="end"/>
            </w:r>
          </w:hyperlink>
        </w:p>
        <w:p w14:paraId="6EEE6009" w14:textId="4ADDA8E5" w:rsidR="00E41473" w:rsidRDefault="00E41473">
          <w:pPr>
            <w:pStyle w:val="TDC2"/>
            <w:tabs>
              <w:tab w:val="right" w:leader="dot" w:pos="8494"/>
            </w:tabs>
            <w:ind w:left="440"/>
            <w:rPr>
              <w:rFonts w:asciiTheme="minorHAnsi" w:hAnsiTheme="minorHAnsi" w:cstheme="minorBidi"/>
              <w:noProof/>
              <w:kern w:val="0"/>
              <w:szCs w:val="22"/>
              <w:lang w:eastAsia="es-ES"/>
              <w14:ligatures w14:val="none"/>
            </w:rPr>
          </w:pPr>
          <w:hyperlink w:anchor="_Toc234946560" w:history="1">
            <w:r w:rsidRPr="002B3135">
              <w:rPr>
                <w:rStyle w:val="Hipervnculo"/>
                <w:noProof/>
              </w:rPr>
              <w:t>2.4 Análisis de soluciones existentes</w:t>
            </w:r>
            <w:r>
              <w:rPr>
                <w:noProof/>
              </w:rPr>
              <w:tab/>
            </w:r>
            <w:r>
              <w:rPr>
                <w:noProof/>
              </w:rPr>
              <w:fldChar w:fldCharType="begin"/>
            </w:r>
            <w:r>
              <w:rPr>
                <w:noProof/>
              </w:rPr>
              <w:instrText xml:space="preserve"> PAGEREF _Toc234946560 \h </w:instrText>
            </w:r>
            <w:r>
              <w:rPr>
                <w:noProof/>
              </w:rPr>
            </w:r>
            <w:r>
              <w:rPr>
                <w:noProof/>
              </w:rPr>
              <w:fldChar w:fldCharType="separate"/>
            </w:r>
            <w:r>
              <w:rPr>
                <w:noProof/>
              </w:rPr>
              <w:t>10</w:t>
            </w:r>
            <w:r>
              <w:rPr>
                <w:noProof/>
              </w:rPr>
              <w:fldChar w:fldCharType="end"/>
            </w:r>
          </w:hyperlink>
        </w:p>
        <w:p w14:paraId="49E72F82" w14:textId="7FC2DA7B" w:rsidR="00E41473" w:rsidRDefault="00E41473">
          <w:pPr>
            <w:pStyle w:val="TDC1"/>
            <w:tabs>
              <w:tab w:val="right" w:leader="dot" w:pos="8494"/>
            </w:tabs>
            <w:rPr>
              <w:rFonts w:asciiTheme="minorHAnsi" w:hAnsiTheme="minorHAnsi" w:cstheme="minorBidi"/>
              <w:noProof/>
              <w:kern w:val="0"/>
              <w:szCs w:val="22"/>
              <w:lang w:eastAsia="es-ES"/>
              <w14:ligatures w14:val="none"/>
            </w:rPr>
          </w:pPr>
          <w:hyperlink w:anchor="_Toc234946561" w:history="1">
            <w:r w:rsidRPr="002B3135">
              <w:rPr>
                <w:rStyle w:val="Hipervnculo"/>
                <w:noProof/>
              </w:rPr>
              <w:t>3 Marco teórico</w:t>
            </w:r>
            <w:r>
              <w:rPr>
                <w:noProof/>
              </w:rPr>
              <w:tab/>
            </w:r>
            <w:r>
              <w:rPr>
                <w:noProof/>
              </w:rPr>
              <w:fldChar w:fldCharType="begin"/>
            </w:r>
            <w:r>
              <w:rPr>
                <w:noProof/>
              </w:rPr>
              <w:instrText xml:space="preserve"> PAGEREF _Toc234946561 \h </w:instrText>
            </w:r>
            <w:r>
              <w:rPr>
                <w:noProof/>
              </w:rPr>
            </w:r>
            <w:r>
              <w:rPr>
                <w:noProof/>
              </w:rPr>
              <w:fldChar w:fldCharType="separate"/>
            </w:r>
            <w:r>
              <w:rPr>
                <w:noProof/>
              </w:rPr>
              <w:t>12</w:t>
            </w:r>
            <w:r>
              <w:rPr>
                <w:noProof/>
              </w:rPr>
              <w:fldChar w:fldCharType="end"/>
            </w:r>
          </w:hyperlink>
        </w:p>
        <w:p w14:paraId="451659FB" w14:textId="661399AC" w:rsidR="00E41473" w:rsidRDefault="00E41473">
          <w:pPr>
            <w:pStyle w:val="TDC2"/>
            <w:tabs>
              <w:tab w:val="right" w:leader="dot" w:pos="8494"/>
            </w:tabs>
            <w:ind w:left="440"/>
            <w:rPr>
              <w:rFonts w:asciiTheme="minorHAnsi" w:hAnsiTheme="minorHAnsi" w:cstheme="minorBidi"/>
              <w:noProof/>
              <w:kern w:val="0"/>
              <w:szCs w:val="22"/>
              <w:lang w:eastAsia="es-ES"/>
              <w14:ligatures w14:val="none"/>
            </w:rPr>
          </w:pPr>
          <w:hyperlink w:anchor="_Toc234946562" w:history="1">
            <w:r w:rsidRPr="002B3135">
              <w:rPr>
                <w:rStyle w:val="Hipervnculo"/>
                <w:noProof/>
              </w:rPr>
              <w:t>3.1 Accesibilidad universal y diseño inclusivo</w:t>
            </w:r>
            <w:r>
              <w:rPr>
                <w:noProof/>
              </w:rPr>
              <w:tab/>
            </w:r>
            <w:r>
              <w:rPr>
                <w:noProof/>
              </w:rPr>
              <w:fldChar w:fldCharType="begin"/>
            </w:r>
            <w:r>
              <w:rPr>
                <w:noProof/>
              </w:rPr>
              <w:instrText xml:space="preserve"> PAGEREF _Toc234946562 \h </w:instrText>
            </w:r>
            <w:r>
              <w:rPr>
                <w:noProof/>
              </w:rPr>
            </w:r>
            <w:r>
              <w:rPr>
                <w:noProof/>
              </w:rPr>
              <w:fldChar w:fldCharType="separate"/>
            </w:r>
            <w:r>
              <w:rPr>
                <w:noProof/>
              </w:rPr>
              <w:t>12</w:t>
            </w:r>
            <w:r>
              <w:rPr>
                <w:noProof/>
              </w:rPr>
              <w:fldChar w:fldCharType="end"/>
            </w:r>
          </w:hyperlink>
        </w:p>
        <w:p w14:paraId="0586BE2A" w14:textId="5E2BECF4" w:rsidR="00E41473" w:rsidRDefault="00E41473">
          <w:pPr>
            <w:pStyle w:val="TDC2"/>
            <w:tabs>
              <w:tab w:val="right" w:leader="dot" w:pos="8494"/>
            </w:tabs>
            <w:ind w:left="440"/>
            <w:rPr>
              <w:rFonts w:asciiTheme="minorHAnsi" w:hAnsiTheme="minorHAnsi" w:cstheme="minorBidi"/>
              <w:noProof/>
              <w:kern w:val="0"/>
              <w:szCs w:val="22"/>
              <w:lang w:eastAsia="es-ES"/>
              <w14:ligatures w14:val="none"/>
            </w:rPr>
          </w:pPr>
          <w:hyperlink w:anchor="_Toc234946563" w:history="1">
            <w:r w:rsidRPr="002B3135">
              <w:rPr>
                <w:rStyle w:val="Hipervnculo"/>
                <w:noProof/>
              </w:rPr>
              <w:t>3.2 Discapacidad visual</w:t>
            </w:r>
            <w:r>
              <w:rPr>
                <w:noProof/>
              </w:rPr>
              <w:tab/>
            </w:r>
            <w:r>
              <w:rPr>
                <w:noProof/>
              </w:rPr>
              <w:fldChar w:fldCharType="begin"/>
            </w:r>
            <w:r>
              <w:rPr>
                <w:noProof/>
              </w:rPr>
              <w:instrText xml:space="preserve"> PAGEREF _Toc234946563 \h </w:instrText>
            </w:r>
            <w:r>
              <w:rPr>
                <w:noProof/>
              </w:rPr>
            </w:r>
            <w:r>
              <w:rPr>
                <w:noProof/>
              </w:rPr>
              <w:fldChar w:fldCharType="separate"/>
            </w:r>
            <w:r>
              <w:rPr>
                <w:noProof/>
              </w:rPr>
              <w:t>12</w:t>
            </w:r>
            <w:r>
              <w:rPr>
                <w:noProof/>
              </w:rPr>
              <w:fldChar w:fldCharType="end"/>
            </w:r>
          </w:hyperlink>
        </w:p>
        <w:p w14:paraId="1D3A0BC7" w14:textId="6A88D563" w:rsidR="00E41473" w:rsidRDefault="00E41473">
          <w:pPr>
            <w:pStyle w:val="TDC2"/>
            <w:tabs>
              <w:tab w:val="right" w:leader="dot" w:pos="8494"/>
            </w:tabs>
            <w:ind w:left="440"/>
            <w:rPr>
              <w:rFonts w:asciiTheme="minorHAnsi" w:hAnsiTheme="minorHAnsi" w:cstheme="minorBidi"/>
              <w:noProof/>
              <w:kern w:val="0"/>
              <w:szCs w:val="22"/>
              <w:lang w:eastAsia="es-ES"/>
              <w14:ligatures w14:val="none"/>
            </w:rPr>
          </w:pPr>
          <w:hyperlink w:anchor="_Toc234946564" w:history="1">
            <w:r w:rsidRPr="002B3135">
              <w:rPr>
                <w:rStyle w:val="Hipervnculo"/>
                <w:noProof/>
              </w:rPr>
              <w:t>3.3 Realidad virtual</w:t>
            </w:r>
            <w:r>
              <w:rPr>
                <w:noProof/>
              </w:rPr>
              <w:tab/>
            </w:r>
            <w:r>
              <w:rPr>
                <w:noProof/>
              </w:rPr>
              <w:fldChar w:fldCharType="begin"/>
            </w:r>
            <w:r>
              <w:rPr>
                <w:noProof/>
              </w:rPr>
              <w:instrText xml:space="preserve"> PAGEREF _Toc234946564 \h </w:instrText>
            </w:r>
            <w:r>
              <w:rPr>
                <w:noProof/>
              </w:rPr>
            </w:r>
            <w:r>
              <w:rPr>
                <w:noProof/>
              </w:rPr>
              <w:fldChar w:fldCharType="separate"/>
            </w:r>
            <w:r>
              <w:rPr>
                <w:noProof/>
              </w:rPr>
              <w:t>13</w:t>
            </w:r>
            <w:r>
              <w:rPr>
                <w:noProof/>
              </w:rPr>
              <w:fldChar w:fldCharType="end"/>
            </w:r>
          </w:hyperlink>
        </w:p>
        <w:p w14:paraId="56E2A5D0" w14:textId="233017B8" w:rsidR="00E41473" w:rsidRDefault="00E41473">
          <w:pPr>
            <w:pStyle w:val="TDC3"/>
            <w:tabs>
              <w:tab w:val="right" w:leader="dot" w:pos="8494"/>
            </w:tabs>
            <w:ind w:left="880"/>
            <w:rPr>
              <w:rFonts w:asciiTheme="minorHAnsi" w:hAnsiTheme="minorHAnsi" w:cstheme="minorBidi"/>
              <w:noProof/>
              <w:kern w:val="0"/>
              <w:szCs w:val="22"/>
              <w:lang w:eastAsia="es-ES"/>
              <w14:ligatures w14:val="none"/>
            </w:rPr>
          </w:pPr>
          <w:hyperlink w:anchor="_Toc234946565" w:history="1">
            <w:r w:rsidRPr="002B3135">
              <w:rPr>
                <w:rStyle w:val="Hipervnculo"/>
                <w:noProof/>
              </w:rPr>
              <w:t>3.3.1 Definiciones</w:t>
            </w:r>
            <w:r>
              <w:rPr>
                <w:noProof/>
              </w:rPr>
              <w:tab/>
            </w:r>
            <w:r>
              <w:rPr>
                <w:noProof/>
              </w:rPr>
              <w:fldChar w:fldCharType="begin"/>
            </w:r>
            <w:r>
              <w:rPr>
                <w:noProof/>
              </w:rPr>
              <w:instrText xml:space="preserve"> PAGEREF _Toc234946565 \h </w:instrText>
            </w:r>
            <w:r>
              <w:rPr>
                <w:noProof/>
              </w:rPr>
            </w:r>
            <w:r>
              <w:rPr>
                <w:noProof/>
              </w:rPr>
              <w:fldChar w:fldCharType="separate"/>
            </w:r>
            <w:r>
              <w:rPr>
                <w:noProof/>
              </w:rPr>
              <w:t>13</w:t>
            </w:r>
            <w:r>
              <w:rPr>
                <w:noProof/>
              </w:rPr>
              <w:fldChar w:fldCharType="end"/>
            </w:r>
          </w:hyperlink>
        </w:p>
        <w:p w14:paraId="4FFFF234" w14:textId="4C53C150" w:rsidR="00E41473" w:rsidRDefault="00E41473">
          <w:pPr>
            <w:pStyle w:val="TDC3"/>
            <w:tabs>
              <w:tab w:val="right" w:leader="dot" w:pos="8494"/>
            </w:tabs>
            <w:ind w:left="880"/>
            <w:rPr>
              <w:rFonts w:asciiTheme="minorHAnsi" w:hAnsiTheme="minorHAnsi" w:cstheme="minorBidi"/>
              <w:noProof/>
              <w:kern w:val="0"/>
              <w:szCs w:val="22"/>
              <w:lang w:eastAsia="es-ES"/>
              <w14:ligatures w14:val="none"/>
            </w:rPr>
          </w:pPr>
          <w:hyperlink w:anchor="_Toc234946566" w:history="1">
            <w:r w:rsidRPr="002B3135">
              <w:rPr>
                <w:rStyle w:val="Hipervnculo"/>
                <w:noProof/>
              </w:rPr>
              <w:t>3.3.2 RV como herramienta educativa y de sensibilización</w:t>
            </w:r>
            <w:r>
              <w:rPr>
                <w:noProof/>
              </w:rPr>
              <w:tab/>
            </w:r>
            <w:r>
              <w:rPr>
                <w:noProof/>
              </w:rPr>
              <w:fldChar w:fldCharType="begin"/>
            </w:r>
            <w:r>
              <w:rPr>
                <w:noProof/>
              </w:rPr>
              <w:instrText xml:space="preserve"> PAGEREF _Toc234946566 \h </w:instrText>
            </w:r>
            <w:r>
              <w:rPr>
                <w:noProof/>
              </w:rPr>
            </w:r>
            <w:r>
              <w:rPr>
                <w:noProof/>
              </w:rPr>
              <w:fldChar w:fldCharType="separate"/>
            </w:r>
            <w:r>
              <w:rPr>
                <w:noProof/>
              </w:rPr>
              <w:t>14</w:t>
            </w:r>
            <w:r>
              <w:rPr>
                <w:noProof/>
              </w:rPr>
              <w:fldChar w:fldCharType="end"/>
            </w:r>
          </w:hyperlink>
        </w:p>
        <w:p w14:paraId="28FBA655" w14:textId="574F3E24" w:rsidR="00E41473" w:rsidRDefault="00E41473">
          <w:pPr>
            <w:pStyle w:val="TDC2"/>
            <w:tabs>
              <w:tab w:val="right" w:leader="dot" w:pos="8494"/>
            </w:tabs>
            <w:ind w:left="440"/>
            <w:rPr>
              <w:rFonts w:asciiTheme="minorHAnsi" w:hAnsiTheme="minorHAnsi" w:cstheme="minorBidi"/>
              <w:noProof/>
              <w:kern w:val="0"/>
              <w:szCs w:val="22"/>
              <w:lang w:eastAsia="es-ES"/>
              <w14:ligatures w14:val="none"/>
            </w:rPr>
          </w:pPr>
          <w:hyperlink w:anchor="_Toc234946567" w:history="1">
            <w:r w:rsidRPr="002B3135">
              <w:rPr>
                <w:rStyle w:val="Hipervnculo"/>
                <w:noProof/>
              </w:rPr>
              <w:t>3.4 Interacción no visual (audio y hápticos)</w:t>
            </w:r>
            <w:r>
              <w:rPr>
                <w:noProof/>
              </w:rPr>
              <w:tab/>
            </w:r>
            <w:r>
              <w:rPr>
                <w:noProof/>
              </w:rPr>
              <w:fldChar w:fldCharType="begin"/>
            </w:r>
            <w:r>
              <w:rPr>
                <w:noProof/>
              </w:rPr>
              <w:instrText xml:space="preserve"> PAGEREF _Toc234946567 \h </w:instrText>
            </w:r>
            <w:r>
              <w:rPr>
                <w:noProof/>
              </w:rPr>
            </w:r>
            <w:r>
              <w:rPr>
                <w:noProof/>
              </w:rPr>
              <w:fldChar w:fldCharType="separate"/>
            </w:r>
            <w:r>
              <w:rPr>
                <w:noProof/>
              </w:rPr>
              <w:t>14</w:t>
            </w:r>
            <w:r>
              <w:rPr>
                <w:noProof/>
              </w:rPr>
              <w:fldChar w:fldCharType="end"/>
            </w:r>
          </w:hyperlink>
        </w:p>
        <w:p w14:paraId="5928E4DE" w14:textId="12A242DA" w:rsidR="00E41473" w:rsidRDefault="00E41473">
          <w:pPr>
            <w:pStyle w:val="TDC2"/>
            <w:tabs>
              <w:tab w:val="right" w:leader="dot" w:pos="8494"/>
            </w:tabs>
            <w:ind w:left="440"/>
            <w:rPr>
              <w:rFonts w:asciiTheme="minorHAnsi" w:hAnsiTheme="minorHAnsi" w:cstheme="minorBidi"/>
              <w:noProof/>
              <w:kern w:val="0"/>
              <w:szCs w:val="22"/>
              <w:lang w:eastAsia="es-ES"/>
              <w14:ligatures w14:val="none"/>
            </w:rPr>
          </w:pPr>
          <w:hyperlink w:anchor="_Toc234946568" w:history="1">
            <w:r w:rsidRPr="002B3135">
              <w:rPr>
                <w:rStyle w:val="Hipervnculo"/>
                <w:noProof/>
              </w:rPr>
              <w:t>3.5 Tecnologías para el desarrollo</w:t>
            </w:r>
            <w:r>
              <w:rPr>
                <w:noProof/>
              </w:rPr>
              <w:tab/>
            </w:r>
            <w:r>
              <w:rPr>
                <w:noProof/>
              </w:rPr>
              <w:fldChar w:fldCharType="begin"/>
            </w:r>
            <w:r>
              <w:rPr>
                <w:noProof/>
              </w:rPr>
              <w:instrText xml:space="preserve"> PAGEREF _Toc234946568 \h </w:instrText>
            </w:r>
            <w:r>
              <w:rPr>
                <w:noProof/>
              </w:rPr>
            </w:r>
            <w:r>
              <w:rPr>
                <w:noProof/>
              </w:rPr>
              <w:fldChar w:fldCharType="separate"/>
            </w:r>
            <w:r>
              <w:rPr>
                <w:noProof/>
              </w:rPr>
              <w:t>14</w:t>
            </w:r>
            <w:r>
              <w:rPr>
                <w:noProof/>
              </w:rPr>
              <w:fldChar w:fldCharType="end"/>
            </w:r>
          </w:hyperlink>
        </w:p>
        <w:p w14:paraId="10E0F843" w14:textId="14244500" w:rsidR="00E41473" w:rsidRDefault="00E41473">
          <w:pPr>
            <w:pStyle w:val="TDC3"/>
            <w:tabs>
              <w:tab w:val="right" w:leader="dot" w:pos="8494"/>
            </w:tabs>
            <w:ind w:left="880"/>
            <w:rPr>
              <w:rFonts w:asciiTheme="minorHAnsi" w:hAnsiTheme="minorHAnsi" w:cstheme="minorBidi"/>
              <w:noProof/>
              <w:kern w:val="0"/>
              <w:szCs w:val="22"/>
              <w:lang w:eastAsia="es-ES"/>
              <w14:ligatures w14:val="none"/>
            </w:rPr>
          </w:pPr>
          <w:hyperlink w:anchor="_Toc234946569" w:history="1">
            <w:r w:rsidRPr="002B3135">
              <w:rPr>
                <w:rStyle w:val="Hipervnculo"/>
                <w:noProof/>
              </w:rPr>
              <w:t>3.5.1 Software</w:t>
            </w:r>
            <w:r>
              <w:rPr>
                <w:noProof/>
              </w:rPr>
              <w:tab/>
            </w:r>
            <w:r>
              <w:rPr>
                <w:noProof/>
              </w:rPr>
              <w:fldChar w:fldCharType="begin"/>
            </w:r>
            <w:r>
              <w:rPr>
                <w:noProof/>
              </w:rPr>
              <w:instrText xml:space="preserve"> PAGEREF _Toc234946569 \h </w:instrText>
            </w:r>
            <w:r>
              <w:rPr>
                <w:noProof/>
              </w:rPr>
            </w:r>
            <w:r>
              <w:rPr>
                <w:noProof/>
              </w:rPr>
              <w:fldChar w:fldCharType="separate"/>
            </w:r>
            <w:r>
              <w:rPr>
                <w:noProof/>
              </w:rPr>
              <w:t>15</w:t>
            </w:r>
            <w:r>
              <w:rPr>
                <w:noProof/>
              </w:rPr>
              <w:fldChar w:fldCharType="end"/>
            </w:r>
          </w:hyperlink>
        </w:p>
        <w:p w14:paraId="21A0CD20" w14:textId="7A162A44" w:rsidR="00E41473" w:rsidRDefault="00E41473">
          <w:pPr>
            <w:pStyle w:val="TDC3"/>
            <w:tabs>
              <w:tab w:val="right" w:leader="dot" w:pos="8494"/>
            </w:tabs>
            <w:ind w:left="880"/>
            <w:rPr>
              <w:rFonts w:asciiTheme="minorHAnsi" w:hAnsiTheme="minorHAnsi" w:cstheme="minorBidi"/>
              <w:noProof/>
              <w:kern w:val="0"/>
              <w:szCs w:val="22"/>
              <w:lang w:eastAsia="es-ES"/>
              <w14:ligatures w14:val="none"/>
            </w:rPr>
          </w:pPr>
          <w:hyperlink w:anchor="_Toc234946570" w:history="1">
            <w:r w:rsidRPr="002B3135">
              <w:rPr>
                <w:rStyle w:val="Hipervnculo"/>
                <w:noProof/>
              </w:rPr>
              <w:t xml:space="preserve">3.5.2 Paquetes de </w:t>
            </w:r>
            <w:r w:rsidRPr="002B3135">
              <w:rPr>
                <w:rStyle w:val="Hipervnculo"/>
                <w:noProof/>
              </w:rPr>
              <w:t>U</w:t>
            </w:r>
            <w:r w:rsidRPr="002B3135">
              <w:rPr>
                <w:rStyle w:val="Hipervnculo"/>
                <w:noProof/>
              </w:rPr>
              <w:t>nity</w:t>
            </w:r>
            <w:r>
              <w:rPr>
                <w:noProof/>
              </w:rPr>
              <w:tab/>
            </w:r>
            <w:r>
              <w:rPr>
                <w:noProof/>
              </w:rPr>
              <w:fldChar w:fldCharType="begin"/>
            </w:r>
            <w:r>
              <w:rPr>
                <w:noProof/>
              </w:rPr>
              <w:instrText xml:space="preserve"> PAGEREF _Toc234946570 \h </w:instrText>
            </w:r>
            <w:r>
              <w:rPr>
                <w:noProof/>
              </w:rPr>
            </w:r>
            <w:r>
              <w:rPr>
                <w:noProof/>
              </w:rPr>
              <w:fldChar w:fldCharType="separate"/>
            </w:r>
            <w:r>
              <w:rPr>
                <w:noProof/>
              </w:rPr>
              <w:t>15</w:t>
            </w:r>
            <w:r>
              <w:rPr>
                <w:noProof/>
              </w:rPr>
              <w:fldChar w:fldCharType="end"/>
            </w:r>
          </w:hyperlink>
        </w:p>
        <w:p w14:paraId="30EA139A" w14:textId="47A349CA" w:rsidR="00E41473" w:rsidRDefault="00E41473">
          <w:pPr>
            <w:pStyle w:val="TDC1"/>
            <w:tabs>
              <w:tab w:val="right" w:leader="dot" w:pos="8494"/>
            </w:tabs>
            <w:rPr>
              <w:rFonts w:asciiTheme="minorHAnsi" w:hAnsiTheme="minorHAnsi" w:cstheme="minorBidi"/>
              <w:noProof/>
              <w:kern w:val="0"/>
              <w:szCs w:val="22"/>
              <w:lang w:eastAsia="es-ES"/>
              <w14:ligatures w14:val="none"/>
            </w:rPr>
          </w:pPr>
          <w:hyperlink w:anchor="_Toc234946571" w:history="1">
            <w:r w:rsidRPr="002B3135">
              <w:rPr>
                <w:rStyle w:val="Hipervnculo"/>
                <w:noProof/>
              </w:rPr>
              <w:t>4 Diseño de la solución</w:t>
            </w:r>
            <w:r>
              <w:rPr>
                <w:noProof/>
              </w:rPr>
              <w:tab/>
            </w:r>
            <w:r>
              <w:rPr>
                <w:noProof/>
              </w:rPr>
              <w:fldChar w:fldCharType="begin"/>
            </w:r>
            <w:r>
              <w:rPr>
                <w:noProof/>
              </w:rPr>
              <w:instrText xml:space="preserve"> PAGEREF _Toc234946571 \h </w:instrText>
            </w:r>
            <w:r>
              <w:rPr>
                <w:noProof/>
              </w:rPr>
            </w:r>
            <w:r>
              <w:rPr>
                <w:noProof/>
              </w:rPr>
              <w:fldChar w:fldCharType="separate"/>
            </w:r>
            <w:r>
              <w:rPr>
                <w:noProof/>
              </w:rPr>
              <w:t>17</w:t>
            </w:r>
            <w:r>
              <w:rPr>
                <w:noProof/>
              </w:rPr>
              <w:fldChar w:fldCharType="end"/>
            </w:r>
          </w:hyperlink>
        </w:p>
        <w:p w14:paraId="1EFEBFA8" w14:textId="5200CF1A" w:rsidR="00E41473" w:rsidRDefault="00E41473">
          <w:pPr>
            <w:pStyle w:val="TDC2"/>
            <w:tabs>
              <w:tab w:val="right" w:leader="dot" w:pos="8494"/>
            </w:tabs>
            <w:ind w:left="440"/>
            <w:rPr>
              <w:rFonts w:asciiTheme="minorHAnsi" w:hAnsiTheme="minorHAnsi" w:cstheme="minorBidi"/>
              <w:noProof/>
              <w:kern w:val="0"/>
              <w:szCs w:val="22"/>
              <w:lang w:eastAsia="es-ES"/>
              <w14:ligatures w14:val="none"/>
            </w:rPr>
          </w:pPr>
          <w:hyperlink w:anchor="_Toc234946572" w:history="1">
            <w:r w:rsidRPr="002B3135">
              <w:rPr>
                <w:rStyle w:val="Hipervnculo"/>
                <w:noProof/>
              </w:rPr>
              <w:t>4.1 Requisitos</w:t>
            </w:r>
            <w:r>
              <w:rPr>
                <w:noProof/>
              </w:rPr>
              <w:tab/>
            </w:r>
            <w:r>
              <w:rPr>
                <w:noProof/>
              </w:rPr>
              <w:fldChar w:fldCharType="begin"/>
            </w:r>
            <w:r>
              <w:rPr>
                <w:noProof/>
              </w:rPr>
              <w:instrText xml:space="preserve"> PAGEREF _Toc234946572 \h </w:instrText>
            </w:r>
            <w:r>
              <w:rPr>
                <w:noProof/>
              </w:rPr>
            </w:r>
            <w:r>
              <w:rPr>
                <w:noProof/>
              </w:rPr>
              <w:fldChar w:fldCharType="separate"/>
            </w:r>
            <w:r>
              <w:rPr>
                <w:noProof/>
              </w:rPr>
              <w:t>17</w:t>
            </w:r>
            <w:r>
              <w:rPr>
                <w:noProof/>
              </w:rPr>
              <w:fldChar w:fldCharType="end"/>
            </w:r>
          </w:hyperlink>
        </w:p>
        <w:p w14:paraId="2E0B592A" w14:textId="6FA711DA" w:rsidR="00E41473" w:rsidRDefault="00E41473">
          <w:pPr>
            <w:pStyle w:val="TDC2"/>
            <w:tabs>
              <w:tab w:val="right" w:leader="dot" w:pos="8494"/>
            </w:tabs>
            <w:ind w:left="440"/>
            <w:rPr>
              <w:rFonts w:asciiTheme="minorHAnsi" w:hAnsiTheme="minorHAnsi" w:cstheme="minorBidi"/>
              <w:noProof/>
              <w:kern w:val="0"/>
              <w:szCs w:val="22"/>
              <w:lang w:eastAsia="es-ES"/>
              <w14:ligatures w14:val="none"/>
            </w:rPr>
          </w:pPr>
          <w:hyperlink w:anchor="_Toc234946573" w:history="1">
            <w:r w:rsidRPr="002B3135">
              <w:rPr>
                <w:rStyle w:val="Hipervnculo"/>
                <w:noProof/>
              </w:rPr>
              <w:t>4.2 Diseño de la experiencia</w:t>
            </w:r>
            <w:r>
              <w:rPr>
                <w:noProof/>
              </w:rPr>
              <w:tab/>
            </w:r>
            <w:r>
              <w:rPr>
                <w:noProof/>
              </w:rPr>
              <w:fldChar w:fldCharType="begin"/>
            </w:r>
            <w:r>
              <w:rPr>
                <w:noProof/>
              </w:rPr>
              <w:instrText xml:space="preserve"> PAGEREF _Toc234946573 \h </w:instrText>
            </w:r>
            <w:r>
              <w:rPr>
                <w:noProof/>
              </w:rPr>
            </w:r>
            <w:r>
              <w:rPr>
                <w:noProof/>
              </w:rPr>
              <w:fldChar w:fldCharType="separate"/>
            </w:r>
            <w:r>
              <w:rPr>
                <w:noProof/>
              </w:rPr>
              <w:t>17</w:t>
            </w:r>
            <w:r>
              <w:rPr>
                <w:noProof/>
              </w:rPr>
              <w:fldChar w:fldCharType="end"/>
            </w:r>
          </w:hyperlink>
        </w:p>
        <w:p w14:paraId="04685E87" w14:textId="73AAE97A" w:rsidR="00E41473" w:rsidRDefault="00E41473">
          <w:pPr>
            <w:pStyle w:val="TDC2"/>
            <w:tabs>
              <w:tab w:val="right" w:leader="dot" w:pos="8494"/>
            </w:tabs>
            <w:ind w:left="440"/>
            <w:rPr>
              <w:rFonts w:asciiTheme="minorHAnsi" w:hAnsiTheme="minorHAnsi" w:cstheme="minorBidi"/>
              <w:noProof/>
              <w:kern w:val="0"/>
              <w:szCs w:val="22"/>
              <w:lang w:eastAsia="es-ES"/>
              <w14:ligatures w14:val="none"/>
            </w:rPr>
          </w:pPr>
          <w:hyperlink w:anchor="_Toc234946574" w:history="1">
            <w:r w:rsidRPr="002B3135">
              <w:rPr>
                <w:rStyle w:val="Hipervnculo"/>
                <w:noProof/>
              </w:rPr>
              <w:t>4.3 Diseño de escenarios virtuales</w:t>
            </w:r>
            <w:r>
              <w:rPr>
                <w:noProof/>
              </w:rPr>
              <w:tab/>
            </w:r>
            <w:r>
              <w:rPr>
                <w:noProof/>
              </w:rPr>
              <w:fldChar w:fldCharType="begin"/>
            </w:r>
            <w:r>
              <w:rPr>
                <w:noProof/>
              </w:rPr>
              <w:instrText xml:space="preserve"> PAGEREF _Toc234946574 \h </w:instrText>
            </w:r>
            <w:r>
              <w:rPr>
                <w:noProof/>
              </w:rPr>
            </w:r>
            <w:r>
              <w:rPr>
                <w:noProof/>
              </w:rPr>
              <w:fldChar w:fldCharType="separate"/>
            </w:r>
            <w:r>
              <w:rPr>
                <w:noProof/>
              </w:rPr>
              <w:t>21</w:t>
            </w:r>
            <w:r>
              <w:rPr>
                <w:noProof/>
              </w:rPr>
              <w:fldChar w:fldCharType="end"/>
            </w:r>
          </w:hyperlink>
        </w:p>
        <w:p w14:paraId="32FF1259" w14:textId="15C6D1C0" w:rsidR="00E41473" w:rsidRDefault="00E41473">
          <w:pPr>
            <w:pStyle w:val="TDC2"/>
            <w:tabs>
              <w:tab w:val="right" w:leader="dot" w:pos="8494"/>
            </w:tabs>
            <w:ind w:left="440"/>
            <w:rPr>
              <w:rFonts w:asciiTheme="minorHAnsi" w:hAnsiTheme="minorHAnsi" w:cstheme="minorBidi"/>
              <w:noProof/>
              <w:kern w:val="0"/>
              <w:szCs w:val="22"/>
              <w:lang w:eastAsia="es-ES"/>
              <w14:ligatures w14:val="none"/>
            </w:rPr>
          </w:pPr>
          <w:hyperlink w:anchor="_Toc234946575" w:history="1">
            <w:r w:rsidRPr="002B3135">
              <w:rPr>
                <w:rStyle w:val="Hipervnculo"/>
                <w:noProof/>
              </w:rPr>
              <w:t>4.4 Diseño de la simulación visual</w:t>
            </w:r>
            <w:r>
              <w:rPr>
                <w:noProof/>
              </w:rPr>
              <w:tab/>
            </w:r>
            <w:r>
              <w:rPr>
                <w:noProof/>
              </w:rPr>
              <w:fldChar w:fldCharType="begin"/>
            </w:r>
            <w:r>
              <w:rPr>
                <w:noProof/>
              </w:rPr>
              <w:instrText xml:space="preserve"> PAGEREF _Toc234946575 \h </w:instrText>
            </w:r>
            <w:r>
              <w:rPr>
                <w:noProof/>
              </w:rPr>
            </w:r>
            <w:r>
              <w:rPr>
                <w:noProof/>
              </w:rPr>
              <w:fldChar w:fldCharType="separate"/>
            </w:r>
            <w:r>
              <w:rPr>
                <w:noProof/>
              </w:rPr>
              <w:t>25</w:t>
            </w:r>
            <w:r>
              <w:rPr>
                <w:noProof/>
              </w:rPr>
              <w:fldChar w:fldCharType="end"/>
            </w:r>
          </w:hyperlink>
        </w:p>
        <w:p w14:paraId="7E6FA7BC" w14:textId="6534268A" w:rsidR="00E41473" w:rsidRDefault="00E41473">
          <w:pPr>
            <w:pStyle w:val="TDC2"/>
            <w:tabs>
              <w:tab w:val="right" w:leader="dot" w:pos="8494"/>
            </w:tabs>
            <w:ind w:left="440"/>
            <w:rPr>
              <w:rFonts w:asciiTheme="minorHAnsi" w:hAnsiTheme="minorHAnsi" w:cstheme="minorBidi"/>
              <w:noProof/>
              <w:kern w:val="0"/>
              <w:szCs w:val="22"/>
              <w:lang w:eastAsia="es-ES"/>
              <w14:ligatures w14:val="none"/>
            </w:rPr>
          </w:pPr>
          <w:hyperlink w:anchor="_Toc234946576" w:history="1">
            <w:r w:rsidRPr="002B3135">
              <w:rPr>
                <w:rStyle w:val="Hipervnculo"/>
                <w:noProof/>
              </w:rPr>
              <w:t>4.5 Diseño de la interacción</w:t>
            </w:r>
            <w:r>
              <w:rPr>
                <w:noProof/>
              </w:rPr>
              <w:tab/>
            </w:r>
            <w:r>
              <w:rPr>
                <w:noProof/>
              </w:rPr>
              <w:fldChar w:fldCharType="begin"/>
            </w:r>
            <w:r>
              <w:rPr>
                <w:noProof/>
              </w:rPr>
              <w:instrText xml:space="preserve"> PAGEREF _Toc234946576 \h </w:instrText>
            </w:r>
            <w:r>
              <w:rPr>
                <w:noProof/>
              </w:rPr>
            </w:r>
            <w:r>
              <w:rPr>
                <w:noProof/>
              </w:rPr>
              <w:fldChar w:fldCharType="separate"/>
            </w:r>
            <w:r>
              <w:rPr>
                <w:noProof/>
              </w:rPr>
              <w:t>28</w:t>
            </w:r>
            <w:r>
              <w:rPr>
                <w:noProof/>
              </w:rPr>
              <w:fldChar w:fldCharType="end"/>
            </w:r>
          </w:hyperlink>
        </w:p>
        <w:p w14:paraId="1C82DB79" w14:textId="092E75A5" w:rsidR="00E41473" w:rsidRDefault="00E41473">
          <w:pPr>
            <w:pStyle w:val="TDC1"/>
            <w:tabs>
              <w:tab w:val="right" w:leader="dot" w:pos="8494"/>
            </w:tabs>
            <w:rPr>
              <w:rFonts w:asciiTheme="minorHAnsi" w:hAnsiTheme="minorHAnsi" w:cstheme="minorBidi"/>
              <w:noProof/>
              <w:kern w:val="0"/>
              <w:szCs w:val="22"/>
              <w:lang w:eastAsia="es-ES"/>
              <w14:ligatures w14:val="none"/>
            </w:rPr>
          </w:pPr>
          <w:hyperlink w:anchor="_Toc234946577" w:history="1">
            <w:r w:rsidRPr="002B3135">
              <w:rPr>
                <w:rStyle w:val="Hipervnculo"/>
                <w:noProof/>
              </w:rPr>
              <w:t>5 Desarrollo de la solución</w:t>
            </w:r>
            <w:r>
              <w:rPr>
                <w:noProof/>
              </w:rPr>
              <w:tab/>
            </w:r>
            <w:r>
              <w:rPr>
                <w:noProof/>
              </w:rPr>
              <w:fldChar w:fldCharType="begin"/>
            </w:r>
            <w:r>
              <w:rPr>
                <w:noProof/>
              </w:rPr>
              <w:instrText xml:space="preserve"> PAGEREF _Toc234946577 \h </w:instrText>
            </w:r>
            <w:r>
              <w:rPr>
                <w:noProof/>
              </w:rPr>
            </w:r>
            <w:r>
              <w:rPr>
                <w:noProof/>
              </w:rPr>
              <w:fldChar w:fldCharType="separate"/>
            </w:r>
            <w:r>
              <w:rPr>
                <w:noProof/>
              </w:rPr>
              <w:t>31</w:t>
            </w:r>
            <w:r>
              <w:rPr>
                <w:noProof/>
              </w:rPr>
              <w:fldChar w:fldCharType="end"/>
            </w:r>
          </w:hyperlink>
        </w:p>
        <w:p w14:paraId="632A7451" w14:textId="4EF6D12F" w:rsidR="00E41473" w:rsidRDefault="00E41473">
          <w:pPr>
            <w:pStyle w:val="TDC2"/>
            <w:tabs>
              <w:tab w:val="right" w:leader="dot" w:pos="8494"/>
            </w:tabs>
            <w:ind w:left="440"/>
            <w:rPr>
              <w:rFonts w:asciiTheme="minorHAnsi" w:hAnsiTheme="minorHAnsi" w:cstheme="minorBidi"/>
              <w:noProof/>
              <w:kern w:val="0"/>
              <w:szCs w:val="22"/>
              <w:lang w:eastAsia="es-ES"/>
              <w14:ligatures w14:val="none"/>
            </w:rPr>
          </w:pPr>
          <w:hyperlink w:anchor="_Toc234946578" w:history="1">
            <w:r w:rsidRPr="002B3135">
              <w:rPr>
                <w:rStyle w:val="Hipervnculo"/>
                <w:noProof/>
              </w:rPr>
              <w:t>5.1 Software</w:t>
            </w:r>
            <w:r>
              <w:rPr>
                <w:noProof/>
              </w:rPr>
              <w:tab/>
            </w:r>
            <w:r>
              <w:rPr>
                <w:noProof/>
              </w:rPr>
              <w:fldChar w:fldCharType="begin"/>
            </w:r>
            <w:r>
              <w:rPr>
                <w:noProof/>
              </w:rPr>
              <w:instrText xml:space="preserve"> PAGEREF _Toc234946578 \h </w:instrText>
            </w:r>
            <w:r>
              <w:rPr>
                <w:noProof/>
              </w:rPr>
            </w:r>
            <w:r>
              <w:rPr>
                <w:noProof/>
              </w:rPr>
              <w:fldChar w:fldCharType="separate"/>
            </w:r>
            <w:r>
              <w:rPr>
                <w:noProof/>
              </w:rPr>
              <w:t>31</w:t>
            </w:r>
            <w:r>
              <w:rPr>
                <w:noProof/>
              </w:rPr>
              <w:fldChar w:fldCharType="end"/>
            </w:r>
          </w:hyperlink>
        </w:p>
        <w:p w14:paraId="6EBD2C94" w14:textId="725ACD34" w:rsidR="00E41473" w:rsidRDefault="00E41473">
          <w:pPr>
            <w:pStyle w:val="TDC2"/>
            <w:tabs>
              <w:tab w:val="right" w:leader="dot" w:pos="8494"/>
            </w:tabs>
            <w:ind w:left="440"/>
            <w:rPr>
              <w:rFonts w:asciiTheme="minorHAnsi" w:hAnsiTheme="minorHAnsi" w:cstheme="minorBidi"/>
              <w:noProof/>
              <w:kern w:val="0"/>
              <w:szCs w:val="22"/>
              <w:lang w:eastAsia="es-ES"/>
              <w14:ligatures w14:val="none"/>
            </w:rPr>
          </w:pPr>
          <w:hyperlink w:anchor="_Toc234946579" w:history="1">
            <w:r w:rsidRPr="002B3135">
              <w:rPr>
                <w:rStyle w:val="Hipervnculo"/>
                <w:noProof/>
              </w:rPr>
              <w:t>5.2 Hardware</w:t>
            </w:r>
            <w:r>
              <w:rPr>
                <w:noProof/>
              </w:rPr>
              <w:tab/>
            </w:r>
            <w:r>
              <w:rPr>
                <w:noProof/>
              </w:rPr>
              <w:fldChar w:fldCharType="begin"/>
            </w:r>
            <w:r>
              <w:rPr>
                <w:noProof/>
              </w:rPr>
              <w:instrText xml:space="preserve"> PAGEREF _Toc234946579 \h </w:instrText>
            </w:r>
            <w:r>
              <w:rPr>
                <w:noProof/>
              </w:rPr>
            </w:r>
            <w:r>
              <w:rPr>
                <w:noProof/>
              </w:rPr>
              <w:fldChar w:fldCharType="separate"/>
            </w:r>
            <w:r>
              <w:rPr>
                <w:noProof/>
              </w:rPr>
              <w:t>32</w:t>
            </w:r>
            <w:r>
              <w:rPr>
                <w:noProof/>
              </w:rPr>
              <w:fldChar w:fldCharType="end"/>
            </w:r>
          </w:hyperlink>
        </w:p>
        <w:p w14:paraId="6A640BD8" w14:textId="2AB6C087" w:rsidR="00E41473" w:rsidRDefault="00E41473">
          <w:pPr>
            <w:pStyle w:val="TDC2"/>
            <w:tabs>
              <w:tab w:val="right" w:leader="dot" w:pos="8494"/>
            </w:tabs>
            <w:ind w:left="440"/>
            <w:rPr>
              <w:rFonts w:asciiTheme="minorHAnsi" w:hAnsiTheme="minorHAnsi" w:cstheme="minorBidi"/>
              <w:noProof/>
              <w:kern w:val="0"/>
              <w:szCs w:val="22"/>
              <w:lang w:eastAsia="es-ES"/>
              <w14:ligatures w14:val="none"/>
            </w:rPr>
          </w:pPr>
          <w:hyperlink w:anchor="_Toc234946580" w:history="1">
            <w:r w:rsidRPr="002B3135">
              <w:rPr>
                <w:rStyle w:val="Hipervnculo"/>
                <w:noProof/>
              </w:rPr>
              <w:t>5.3 Implementación</w:t>
            </w:r>
            <w:r>
              <w:rPr>
                <w:noProof/>
              </w:rPr>
              <w:tab/>
            </w:r>
            <w:r>
              <w:rPr>
                <w:noProof/>
              </w:rPr>
              <w:fldChar w:fldCharType="begin"/>
            </w:r>
            <w:r>
              <w:rPr>
                <w:noProof/>
              </w:rPr>
              <w:instrText xml:space="preserve"> PAGEREF _Toc234946580 \h </w:instrText>
            </w:r>
            <w:r>
              <w:rPr>
                <w:noProof/>
              </w:rPr>
            </w:r>
            <w:r>
              <w:rPr>
                <w:noProof/>
              </w:rPr>
              <w:fldChar w:fldCharType="separate"/>
            </w:r>
            <w:r>
              <w:rPr>
                <w:noProof/>
              </w:rPr>
              <w:t>33</w:t>
            </w:r>
            <w:r>
              <w:rPr>
                <w:noProof/>
              </w:rPr>
              <w:fldChar w:fldCharType="end"/>
            </w:r>
          </w:hyperlink>
        </w:p>
        <w:p w14:paraId="1B2754D5" w14:textId="3A3A534D" w:rsidR="00E41473" w:rsidRDefault="00E41473">
          <w:pPr>
            <w:pStyle w:val="TDC1"/>
            <w:tabs>
              <w:tab w:val="right" w:leader="dot" w:pos="8494"/>
            </w:tabs>
            <w:rPr>
              <w:rFonts w:asciiTheme="minorHAnsi" w:hAnsiTheme="minorHAnsi" w:cstheme="minorBidi"/>
              <w:noProof/>
              <w:kern w:val="0"/>
              <w:szCs w:val="22"/>
              <w:lang w:eastAsia="es-ES"/>
              <w14:ligatures w14:val="none"/>
            </w:rPr>
          </w:pPr>
          <w:hyperlink w:anchor="_Toc234946581" w:history="1">
            <w:r w:rsidRPr="002B3135">
              <w:rPr>
                <w:rStyle w:val="Hipervnculo"/>
                <w:noProof/>
              </w:rPr>
              <w:t>6 Pruebas</w:t>
            </w:r>
            <w:r>
              <w:rPr>
                <w:noProof/>
              </w:rPr>
              <w:tab/>
            </w:r>
            <w:r>
              <w:rPr>
                <w:noProof/>
              </w:rPr>
              <w:fldChar w:fldCharType="begin"/>
            </w:r>
            <w:r>
              <w:rPr>
                <w:noProof/>
              </w:rPr>
              <w:instrText xml:space="preserve"> PAGEREF _Toc234946581 \h </w:instrText>
            </w:r>
            <w:r>
              <w:rPr>
                <w:noProof/>
              </w:rPr>
            </w:r>
            <w:r>
              <w:rPr>
                <w:noProof/>
              </w:rPr>
              <w:fldChar w:fldCharType="separate"/>
            </w:r>
            <w:r>
              <w:rPr>
                <w:noProof/>
              </w:rPr>
              <w:t>38</w:t>
            </w:r>
            <w:r>
              <w:rPr>
                <w:noProof/>
              </w:rPr>
              <w:fldChar w:fldCharType="end"/>
            </w:r>
          </w:hyperlink>
        </w:p>
        <w:p w14:paraId="4EEE306B" w14:textId="4F4C1C6E" w:rsidR="00E41473" w:rsidRDefault="00E41473">
          <w:pPr>
            <w:pStyle w:val="TDC2"/>
            <w:tabs>
              <w:tab w:val="right" w:leader="dot" w:pos="8494"/>
            </w:tabs>
            <w:ind w:left="440"/>
            <w:rPr>
              <w:rFonts w:asciiTheme="minorHAnsi" w:hAnsiTheme="minorHAnsi" w:cstheme="minorBidi"/>
              <w:noProof/>
              <w:kern w:val="0"/>
              <w:szCs w:val="22"/>
              <w:lang w:eastAsia="es-ES"/>
              <w14:ligatures w14:val="none"/>
            </w:rPr>
          </w:pPr>
          <w:hyperlink w:anchor="_Toc234946582" w:history="1">
            <w:r w:rsidRPr="002B3135">
              <w:rPr>
                <w:rStyle w:val="Hipervnculo"/>
                <w:noProof/>
              </w:rPr>
              <w:t>6.1 Plan de pruebas</w:t>
            </w:r>
            <w:r>
              <w:rPr>
                <w:noProof/>
              </w:rPr>
              <w:tab/>
            </w:r>
            <w:r>
              <w:rPr>
                <w:noProof/>
              </w:rPr>
              <w:fldChar w:fldCharType="begin"/>
            </w:r>
            <w:r>
              <w:rPr>
                <w:noProof/>
              </w:rPr>
              <w:instrText xml:space="preserve"> PAGEREF _Toc234946582 \h </w:instrText>
            </w:r>
            <w:r>
              <w:rPr>
                <w:noProof/>
              </w:rPr>
            </w:r>
            <w:r>
              <w:rPr>
                <w:noProof/>
              </w:rPr>
              <w:fldChar w:fldCharType="separate"/>
            </w:r>
            <w:r>
              <w:rPr>
                <w:noProof/>
              </w:rPr>
              <w:t>38</w:t>
            </w:r>
            <w:r>
              <w:rPr>
                <w:noProof/>
              </w:rPr>
              <w:fldChar w:fldCharType="end"/>
            </w:r>
          </w:hyperlink>
        </w:p>
        <w:p w14:paraId="22C445D3" w14:textId="0E30041C" w:rsidR="00E41473" w:rsidRDefault="00E41473">
          <w:pPr>
            <w:pStyle w:val="TDC2"/>
            <w:tabs>
              <w:tab w:val="right" w:leader="dot" w:pos="8494"/>
            </w:tabs>
            <w:ind w:left="440"/>
            <w:rPr>
              <w:rFonts w:asciiTheme="minorHAnsi" w:hAnsiTheme="minorHAnsi" w:cstheme="minorBidi"/>
              <w:noProof/>
              <w:kern w:val="0"/>
              <w:szCs w:val="22"/>
              <w:lang w:eastAsia="es-ES"/>
              <w14:ligatures w14:val="none"/>
            </w:rPr>
          </w:pPr>
          <w:hyperlink w:anchor="_Toc234946583" w:history="1">
            <w:r w:rsidRPr="002B3135">
              <w:rPr>
                <w:rStyle w:val="Hipervnculo"/>
                <w:noProof/>
              </w:rPr>
              <w:t>6.2 Pruebas funcionales</w:t>
            </w:r>
            <w:r>
              <w:rPr>
                <w:noProof/>
              </w:rPr>
              <w:tab/>
            </w:r>
            <w:r>
              <w:rPr>
                <w:noProof/>
              </w:rPr>
              <w:fldChar w:fldCharType="begin"/>
            </w:r>
            <w:r>
              <w:rPr>
                <w:noProof/>
              </w:rPr>
              <w:instrText xml:space="preserve"> PAGEREF _Toc234946583 \h </w:instrText>
            </w:r>
            <w:r>
              <w:rPr>
                <w:noProof/>
              </w:rPr>
            </w:r>
            <w:r>
              <w:rPr>
                <w:noProof/>
              </w:rPr>
              <w:fldChar w:fldCharType="separate"/>
            </w:r>
            <w:r>
              <w:rPr>
                <w:noProof/>
              </w:rPr>
              <w:t>39</w:t>
            </w:r>
            <w:r>
              <w:rPr>
                <w:noProof/>
              </w:rPr>
              <w:fldChar w:fldCharType="end"/>
            </w:r>
          </w:hyperlink>
        </w:p>
        <w:p w14:paraId="5EB77808" w14:textId="408C7ECF" w:rsidR="00E41473" w:rsidRDefault="00E41473">
          <w:pPr>
            <w:pStyle w:val="TDC2"/>
            <w:tabs>
              <w:tab w:val="right" w:leader="dot" w:pos="8494"/>
            </w:tabs>
            <w:ind w:left="440"/>
            <w:rPr>
              <w:rFonts w:asciiTheme="minorHAnsi" w:hAnsiTheme="minorHAnsi" w:cstheme="minorBidi"/>
              <w:noProof/>
              <w:kern w:val="0"/>
              <w:szCs w:val="22"/>
              <w:lang w:eastAsia="es-ES"/>
              <w14:ligatures w14:val="none"/>
            </w:rPr>
          </w:pPr>
          <w:hyperlink w:anchor="_Toc234946584" w:history="1">
            <w:r w:rsidRPr="002B3135">
              <w:rPr>
                <w:rStyle w:val="Hipervnculo"/>
                <w:noProof/>
              </w:rPr>
              <w:t>6.3 Pruebas de rendimiento</w:t>
            </w:r>
            <w:r>
              <w:rPr>
                <w:noProof/>
              </w:rPr>
              <w:tab/>
            </w:r>
            <w:r>
              <w:rPr>
                <w:noProof/>
              </w:rPr>
              <w:fldChar w:fldCharType="begin"/>
            </w:r>
            <w:r>
              <w:rPr>
                <w:noProof/>
              </w:rPr>
              <w:instrText xml:space="preserve"> PAGEREF _Toc234946584 \h </w:instrText>
            </w:r>
            <w:r>
              <w:rPr>
                <w:noProof/>
              </w:rPr>
            </w:r>
            <w:r>
              <w:rPr>
                <w:noProof/>
              </w:rPr>
              <w:fldChar w:fldCharType="separate"/>
            </w:r>
            <w:r>
              <w:rPr>
                <w:noProof/>
              </w:rPr>
              <w:t>42</w:t>
            </w:r>
            <w:r>
              <w:rPr>
                <w:noProof/>
              </w:rPr>
              <w:fldChar w:fldCharType="end"/>
            </w:r>
          </w:hyperlink>
        </w:p>
        <w:p w14:paraId="3F84B694" w14:textId="70699EF5" w:rsidR="00E41473" w:rsidRDefault="00E41473">
          <w:pPr>
            <w:pStyle w:val="TDC2"/>
            <w:tabs>
              <w:tab w:val="right" w:leader="dot" w:pos="8494"/>
            </w:tabs>
            <w:ind w:left="440"/>
            <w:rPr>
              <w:rFonts w:asciiTheme="minorHAnsi" w:hAnsiTheme="minorHAnsi" w:cstheme="minorBidi"/>
              <w:noProof/>
              <w:kern w:val="0"/>
              <w:szCs w:val="22"/>
              <w:lang w:eastAsia="es-ES"/>
              <w14:ligatures w14:val="none"/>
            </w:rPr>
          </w:pPr>
          <w:hyperlink w:anchor="_Toc234946585" w:history="1">
            <w:r w:rsidRPr="002B3135">
              <w:rPr>
                <w:rStyle w:val="Hipervnculo"/>
                <w:noProof/>
              </w:rPr>
              <w:t>6.4 Validación de los escenarios</w:t>
            </w:r>
            <w:r>
              <w:rPr>
                <w:noProof/>
              </w:rPr>
              <w:tab/>
            </w:r>
            <w:r>
              <w:rPr>
                <w:noProof/>
              </w:rPr>
              <w:fldChar w:fldCharType="begin"/>
            </w:r>
            <w:r>
              <w:rPr>
                <w:noProof/>
              </w:rPr>
              <w:instrText xml:space="preserve"> PAGEREF _Toc234946585 \h </w:instrText>
            </w:r>
            <w:r>
              <w:rPr>
                <w:noProof/>
              </w:rPr>
            </w:r>
            <w:r>
              <w:rPr>
                <w:noProof/>
              </w:rPr>
              <w:fldChar w:fldCharType="separate"/>
            </w:r>
            <w:r>
              <w:rPr>
                <w:noProof/>
              </w:rPr>
              <w:t>43</w:t>
            </w:r>
            <w:r>
              <w:rPr>
                <w:noProof/>
              </w:rPr>
              <w:fldChar w:fldCharType="end"/>
            </w:r>
          </w:hyperlink>
        </w:p>
        <w:p w14:paraId="615D2647" w14:textId="0B07AE10" w:rsidR="00E41473" w:rsidRDefault="00E41473">
          <w:pPr>
            <w:pStyle w:val="TDC1"/>
            <w:tabs>
              <w:tab w:val="right" w:leader="dot" w:pos="8494"/>
            </w:tabs>
            <w:rPr>
              <w:rFonts w:asciiTheme="minorHAnsi" w:hAnsiTheme="minorHAnsi" w:cstheme="minorBidi"/>
              <w:noProof/>
              <w:kern w:val="0"/>
              <w:szCs w:val="22"/>
              <w:lang w:eastAsia="es-ES"/>
              <w14:ligatures w14:val="none"/>
            </w:rPr>
          </w:pPr>
          <w:hyperlink w:anchor="_Toc234946586" w:history="1">
            <w:r w:rsidRPr="002B3135">
              <w:rPr>
                <w:rStyle w:val="Hipervnculo"/>
                <w:noProof/>
              </w:rPr>
              <w:t>7 Resultados</w:t>
            </w:r>
            <w:r>
              <w:rPr>
                <w:noProof/>
              </w:rPr>
              <w:tab/>
            </w:r>
            <w:r>
              <w:rPr>
                <w:noProof/>
              </w:rPr>
              <w:fldChar w:fldCharType="begin"/>
            </w:r>
            <w:r>
              <w:rPr>
                <w:noProof/>
              </w:rPr>
              <w:instrText xml:space="preserve"> PAGEREF _Toc234946586 \h </w:instrText>
            </w:r>
            <w:r>
              <w:rPr>
                <w:noProof/>
              </w:rPr>
            </w:r>
            <w:r>
              <w:rPr>
                <w:noProof/>
              </w:rPr>
              <w:fldChar w:fldCharType="separate"/>
            </w:r>
            <w:r>
              <w:rPr>
                <w:noProof/>
              </w:rPr>
              <w:t>45</w:t>
            </w:r>
            <w:r>
              <w:rPr>
                <w:noProof/>
              </w:rPr>
              <w:fldChar w:fldCharType="end"/>
            </w:r>
          </w:hyperlink>
        </w:p>
        <w:p w14:paraId="4D925BD1" w14:textId="284B3252" w:rsidR="00E41473" w:rsidRDefault="00E41473">
          <w:pPr>
            <w:pStyle w:val="TDC2"/>
            <w:tabs>
              <w:tab w:val="right" w:leader="dot" w:pos="8494"/>
            </w:tabs>
            <w:ind w:left="440"/>
            <w:rPr>
              <w:rFonts w:asciiTheme="minorHAnsi" w:hAnsiTheme="minorHAnsi" w:cstheme="minorBidi"/>
              <w:noProof/>
              <w:kern w:val="0"/>
              <w:szCs w:val="22"/>
              <w:lang w:eastAsia="es-ES"/>
              <w14:ligatures w14:val="none"/>
            </w:rPr>
          </w:pPr>
          <w:hyperlink w:anchor="_Toc234946587" w:history="1">
            <w:r w:rsidRPr="002B3135">
              <w:rPr>
                <w:rStyle w:val="Hipervnculo"/>
                <w:noProof/>
              </w:rPr>
              <w:t>7.1 Cumplimiento de los objetivos</w:t>
            </w:r>
            <w:r>
              <w:rPr>
                <w:noProof/>
              </w:rPr>
              <w:tab/>
            </w:r>
            <w:r>
              <w:rPr>
                <w:noProof/>
              </w:rPr>
              <w:fldChar w:fldCharType="begin"/>
            </w:r>
            <w:r>
              <w:rPr>
                <w:noProof/>
              </w:rPr>
              <w:instrText xml:space="preserve"> PAGEREF _Toc234946587 \h </w:instrText>
            </w:r>
            <w:r>
              <w:rPr>
                <w:noProof/>
              </w:rPr>
            </w:r>
            <w:r>
              <w:rPr>
                <w:noProof/>
              </w:rPr>
              <w:fldChar w:fldCharType="separate"/>
            </w:r>
            <w:r>
              <w:rPr>
                <w:noProof/>
              </w:rPr>
              <w:t>45</w:t>
            </w:r>
            <w:r>
              <w:rPr>
                <w:noProof/>
              </w:rPr>
              <w:fldChar w:fldCharType="end"/>
            </w:r>
          </w:hyperlink>
        </w:p>
        <w:p w14:paraId="02D93B98" w14:textId="62E4F687" w:rsidR="00E41473" w:rsidRDefault="00E41473">
          <w:pPr>
            <w:pStyle w:val="TDC2"/>
            <w:tabs>
              <w:tab w:val="right" w:leader="dot" w:pos="8494"/>
            </w:tabs>
            <w:ind w:left="440"/>
            <w:rPr>
              <w:rFonts w:asciiTheme="minorHAnsi" w:hAnsiTheme="minorHAnsi" w:cstheme="minorBidi"/>
              <w:noProof/>
              <w:kern w:val="0"/>
              <w:szCs w:val="22"/>
              <w:lang w:eastAsia="es-ES"/>
              <w14:ligatures w14:val="none"/>
            </w:rPr>
          </w:pPr>
          <w:hyperlink w:anchor="_Toc234946588" w:history="1">
            <w:r w:rsidRPr="002B3135">
              <w:rPr>
                <w:rStyle w:val="Hipervnculo"/>
                <w:noProof/>
              </w:rPr>
              <w:t>7.2 Resultados de las pruebas con usuarios</w:t>
            </w:r>
            <w:r>
              <w:rPr>
                <w:noProof/>
              </w:rPr>
              <w:tab/>
            </w:r>
            <w:r>
              <w:rPr>
                <w:noProof/>
              </w:rPr>
              <w:fldChar w:fldCharType="begin"/>
            </w:r>
            <w:r>
              <w:rPr>
                <w:noProof/>
              </w:rPr>
              <w:instrText xml:space="preserve"> PAGEREF _Toc234946588 \h </w:instrText>
            </w:r>
            <w:r>
              <w:rPr>
                <w:noProof/>
              </w:rPr>
            </w:r>
            <w:r>
              <w:rPr>
                <w:noProof/>
              </w:rPr>
              <w:fldChar w:fldCharType="separate"/>
            </w:r>
            <w:r>
              <w:rPr>
                <w:noProof/>
              </w:rPr>
              <w:t>46</w:t>
            </w:r>
            <w:r>
              <w:rPr>
                <w:noProof/>
              </w:rPr>
              <w:fldChar w:fldCharType="end"/>
            </w:r>
          </w:hyperlink>
        </w:p>
        <w:p w14:paraId="62CFE173" w14:textId="56C52917" w:rsidR="00E41473" w:rsidRDefault="00E41473">
          <w:pPr>
            <w:pStyle w:val="TDC2"/>
            <w:tabs>
              <w:tab w:val="right" w:leader="dot" w:pos="8494"/>
            </w:tabs>
            <w:ind w:left="440"/>
            <w:rPr>
              <w:rFonts w:asciiTheme="minorHAnsi" w:hAnsiTheme="minorHAnsi" w:cstheme="minorBidi"/>
              <w:noProof/>
              <w:kern w:val="0"/>
              <w:szCs w:val="22"/>
              <w:lang w:eastAsia="es-ES"/>
              <w14:ligatures w14:val="none"/>
            </w:rPr>
          </w:pPr>
          <w:hyperlink w:anchor="_Toc234946589" w:history="1">
            <w:r w:rsidRPr="002B3135">
              <w:rPr>
                <w:rStyle w:val="Hipervnculo"/>
                <w:noProof/>
              </w:rPr>
              <w:t>7.3 Comparación con soluciones de referencia</w:t>
            </w:r>
            <w:r>
              <w:rPr>
                <w:noProof/>
              </w:rPr>
              <w:tab/>
            </w:r>
            <w:r>
              <w:rPr>
                <w:noProof/>
              </w:rPr>
              <w:fldChar w:fldCharType="begin"/>
            </w:r>
            <w:r>
              <w:rPr>
                <w:noProof/>
              </w:rPr>
              <w:instrText xml:space="preserve"> PAGEREF _Toc234946589 \h </w:instrText>
            </w:r>
            <w:r>
              <w:rPr>
                <w:noProof/>
              </w:rPr>
            </w:r>
            <w:r>
              <w:rPr>
                <w:noProof/>
              </w:rPr>
              <w:fldChar w:fldCharType="separate"/>
            </w:r>
            <w:r>
              <w:rPr>
                <w:noProof/>
              </w:rPr>
              <w:t>47</w:t>
            </w:r>
            <w:r>
              <w:rPr>
                <w:noProof/>
              </w:rPr>
              <w:fldChar w:fldCharType="end"/>
            </w:r>
          </w:hyperlink>
        </w:p>
        <w:p w14:paraId="5C08F190" w14:textId="3685C45F" w:rsidR="00E41473" w:rsidRDefault="00E41473">
          <w:pPr>
            <w:pStyle w:val="TDC2"/>
            <w:tabs>
              <w:tab w:val="right" w:leader="dot" w:pos="8494"/>
            </w:tabs>
            <w:ind w:left="440"/>
            <w:rPr>
              <w:rFonts w:asciiTheme="minorHAnsi" w:hAnsiTheme="minorHAnsi" w:cstheme="minorBidi"/>
              <w:noProof/>
              <w:kern w:val="0"/>
              <w:szCs w:val="22"/>
              <w:lang w:eastAsia="es-ES"/>
              <w14:ligatures w14:val="none"/>
            </w:rPr>
          </w:pPr>
          <w:hyperlink w:anchor="_Toc234946590" w:history="1">
            <w:r w:rsidRPr="002B3135">
              <w:rPr>
                <w:rStyle w:val="Hipervnculo"/>
                <w:noProof/>
              </w:rPr>
              <w:t>7.4 Entregables y estado final del prototipo</w:t>
            </w:r>
            <w:r>
              <w:rPr>
                <w:noProof/>
              </w:rPr>
              <w:tab/>
            </w:r>
            <w:r>
              <w:rPr>
                <w:noProof/>
              </w:rPr>
              <w:fldChar w:fldCharType="begin"/>
            </w:r>
            <w:r>
              <w:rPr>
                <w:noProof/>
              </w:rPr>
              <w:instrText xml:space="preserve"> PAGEREF _Toc234946590 \h </w:instrText>
            </w:r>
            <w:r>
              <w:rPr>
                <w:noProof/>
              </w:rPr>
            </w:r>
            <w:r>
              <w:rPr>
                <w:noProof/>
              </w:rPr>
              <w:fldChar w:fldCharType="separate"/>
            </w:r>
            <w:r>
              <w:rPr>
                <w:noProof/>
              </w:rPr>
              <w:t>48</w:t>
            </w:r>
            <w:r>
              <w:rPr>
                <w:noProof/>
              </w:rPr>
              <w:fldChar w:fldCharType="end"/>
            </w:r>
          </w:hyperlink>
        </w:p>
        <w:p w14:paraId="5E280AA9" w14:textId="0708AA57" w:rsidR="00E41473" w:rsidRDefault="00E41473">
          <w:pPr>
            <w:pStyle w:val="TDC1"/>
            <w:tabs>
              <w:tab w:val="right" w:leader="dot" w:pos="8494"/>
            </w:tabs>
            <w:rPr>
              <w:rFonts w:asciiTheme="minorHAnsi" w:hAnsiTheme="minorHAnsi" w:cstheme="minorBidi"/>
              <w:noProof/>
              <w:kern w:val="0"/>
              <w:szCs w:val="22"/>
              <w:lang w:eastAsia="es-ES"/>
              <w14:ligatures w14:val="none"/>
            </w:rPr>
          </w:pPr>
          <w:hyperlink w:anchor="_Toc234946591" w:history="1">
            <w:r w:rsidRPr="002B3135">
              <w:rPr>
                <w:rStyle w:val="Hipervnculo"/>
                <w:noProof/>
              </w:rPr>
              <w:t>8 Conclusiones</w:t>
            </w:r>
            <w:r>
              <w:rPr>
                <w:noProof/>
              </w:rPr>
              <w:tab/>
            </w:r>
            <w:r>
              <w:rPr>
                <w:noProof/>
              </w:rPr>
              <w:fldChar w:fldCharType="begin"/>
            </w:r>
            <w:r>
              <w:rPr>
                <w:noProof/>
              </w:rPr>
              <w:instrText xml:space="preserve"> PAGEREF _Toc234946591 \h </w:instrText>
            </w:r>
            <w:r>
              <w:rPr>
                <w:noProof/>
              </w:rPr>
            </w:r>
            <w:r>
              <w:rPr>
                <w:noProof/>
              </w:rPr>
              <w:fldChar w:fldCharType="separate"/>
            </w:r>
            <w:r>
              <w:rPr>
                <w:noProof/>
              </w:rPr>
              <w:t>50</w:t>
            </w:r>
            <w:r>
              <w:rPr>
                <w:noProof/>
              </w:rPr>
              <w:fldChar w:fldCharType="end"/>
            </w:r>
          </w:hyperlink>
        </w:p>
        <w:p w14:paraId="412DDE12" w14:textId="214FC31B" w:rsidR="00E41473" w:rsidRDefault="00E41473">
          <w:pPr>
            <w:pStyle w:val="TDC1"/>
            <w:tabs>
              <w:tab w:val="right" w:leader="dot" w:pos="8494"/>
            </w:tabs>
            <w:rPr>
              <w:rFonts w:asciiTheme="minorHAnsi" w:hAnsiTheme="minorHAnsi" w:cstheme="minorBidi"/>
              <w:noProof/>
              <w:kern w:val="0"/>
              <w:szCs w:val="22"/>
              <w:lang w:eastAsia="es-ES"/>
              <w14:ligatures w14:val="none"/>
            </w:rPr>
          </w:pPr>
          <w:hyperlink w:anchor="_Toc234946592" w:history="1">
            <w:r w:rsidRPr="002B3135">
              <w:rPr>
                <w:rStyle w:val="Hipervnculo"/>
                <w:noProof/>
              </w:rPr>
              <w:t>9 Trabajos futuros</w:t>
            </w:r>
            <w:r>
              <w:rPr>
                <w:noProof/>
              </w:rPr>
              <w:tab/>
            </w:r>
            <w:r>
              <w:rPr>
                <w:noProof/>
              </w:rPr>
              <w:fldChar w:fldCharType="begin"/>
            </w:r>
            <w:r>
              <w:rPr>
                <w:noProof/>
              </w:rPr>
              <w:instrText xml:space="preserve"> PAGEREF _Toc234946592 \h </w:instrText>
            </w:r>
            <w:r>
              <w:rPr>
                <w:noProof/>
              </w:rPr>
            </w:r>
            <w:r>
              <w:rPr>
                <w:noProof/>
              </w:rPr>
              <w:fldChar w:fldCharType="separate"/>
            </w:r>
            <w:r>
              <w:rPr>
                <w:noProof/>
              </w:rPr>
              <w:t>51</w:t>
            </w:r>
            <w:r>
              <w:rPr>
                <w:noProof/>
              </w:rPr>
              <w:fldChar w:fldCharType="end"/>
            </w:r>
          </w:hyperlink>
        </w:p>
        <w:p w14:paraId="17AD28DD" w14:textId="49781312" w:rsidR="00E41473" w:rsidRDefault="00E41473">
          <w:pPr>
            <w:pStyle w:val="TDC1"/>
            <w:tabs>
              <w:tab w:val="right" w:leader="dot" w:pos="8494"/>
            </w:tabs>
            <w:rPr>
              <w:rFonts w:asciiTheme="minorHAnsi" w:hAnsiTheme="minorHAnsi" w:cstheme="minorBidi"/>
              <w:noProof/>
              <w:kern w:val="0"/>
              <w:szCs w:val="22"/>
              <w:lang w:eastAsia="es-ES"/>
              <w14:ligatures w14:val="none"/>
            </w:rPr>
          </w:pPr>
          <w:hyperlink w:anchor="_Toc234946593" w:history="1">
            <w:r w:rsidRPr="002B3135">
              <w:rPr>
                <w:rStyle w:val="Hipervnculo"/>
                <w:noProof/>
              </w:rPr>
              <w:t>10 Bibliografía</w:t>
            </w:r>
            <w:r>
              <w:rPr>
                <w:noProof/>
              </w:rPr>
              <w:tab/>
            </w:r>
            <w:r>
              <w:rPr>
                <w:noProof/>
              </w:rPr>
              <w:fldChar w:fldCharType="begin"/>
            </w:r>
            <w:r>
              <w:rPr>
                <w:noProof/>
              </w:rPr>
              <w:instrText xml:space="preserve"> PAGEREF _Toc234946593 \h </w:instrText>
            </w:r>
            <w:r>
              <w:rPr>
                <w:noProof/>
              </w:rPr>
            </w:r>
            <w:r>
              <w:rPr>
                <w:noProof/>
              </w:rPr>
              <w:fldChar w:fldCharType="separate"/>
            </w:r>
            <w:r>
              <w:rPr>
                <w:noProof/>
              </w:rPr>
              <w:t>53</w:t>
            </w:r>
            <w:r>
              <w:rPr>
                <w:noProof/>
              </w:rPr>
              <w:fldChar w:fldCharType="end"/>
            </w:r>
          </w:hyperlink>
        </w:p>
        <w:p w14:paraId="69057555" w14:textId="6DEDC477" w:rsidR="00E41473" w:rsidRDefault="00E41473">
          <w:pPr>
            <w:pStyle w:val="TDC1"/>
            <w:tabs>
              <w:tab w:val="right" w:leader="dot" w:pos="8494"/>
            </w:tabs>
            <w:rPr>
              <w:rFonts w:asciiTheme="minorHAnsi" w:hAnsiTheme="minorHAnsi" w:cstheme="minorBidi"/>
              <w:noProof/>
              <w:kern w:val="0"/>
              <w:szCs w:val="22"/>
              <w:lang w:eastAsia="es-ES"/>
              <w14:ligatures w14:val="none"/>
            </w:rPr>
          </w:pPr>
          <w:hyperlink w:anchor="_Toc234946594" w:history="1">
            <w:r w:rsidRPr="002B3135">
              <w:rPr>
                <w:rStyle w:val="Hipervnculo"/>
                <w:noProof/>
              </w:rPr>
              <w:t>ANEXO I. Relación del TFG/TFM con los ODS de la agenda 2030</w:t>
            </w:r>
            <w:r>
              <w:rPr>
                <w:noProof/>
              </w:rPr>
              <w:tab/>
            </w:r>
            <w:r>
              <w:rPr>
                <w:noProof/>
              </w:rPr>
              <w:fldChar w:fldCharType="begin"/>
            </w:r>
            <w:r>
              <w:rPr>
                <w:noProof/>
              </w:rPr>
              <w:instrText xml:space="preserve"> PAGEREF _Toc234946594 \h </w:instrText>
            </w:r>
            <w:r>
              <w:rPr>
                <w:noProof/>
              </w:rPr>
            </w:r>
            <w:r>
              <w:rPr>
                <w:noProof/>
              </w:rPr>
              <w:fldChar w:fldCharType="separate"/>
            </w:r>
            <w:r>
              <w:rPr>
                <w:noProof/>
              </w:rPr>
              <w:t>54</w:t>
            </w:r>
            <w:r>
              <w:rPr>
                <w:noProof/>
              </w:rPr>
              <w:fldChar w:fldCharType="end"/>
            </w:r>
          </w:hyperlink>
        </w:p>
        <w:p w14:paraId="11732FEC" w14:textId="026F35CF" w:rsidR="00E41473" w:rsidRDefault="00E41473">
          <w:pPr>
            <w:pStyle w:val="TDC1"/>
            <w:tabs>
              <w:tab w:val="right" w:leader="dot" w:pos="8494"/>
            </w:tabs>
            <w:rPr>
              <w:rFonts w:asciiTheme="minorHAnsi" w:hAnsiTheme="minorHAnsi" w:cstheme="minorBidi"/>
              <w:noProof/>
              <w:kern w:val="0"/>
              <w:szCs w:val="22"/>
              <w:lang w:eastAsia="es-ES"/>
              <w14:ligatures w14:val="none"/>
            </w:rPr>
          </w:pPr>
          <w:hyperlink w:anchor="_Toc234946595" w:history="1">
            <w:r w:rsidRPr="002B3135">
              <w:rPr>
                <w:rStyle w:val="Hipervnculo"/>
                <w:noProof/>
              </w:rPr>
              <w:t>ANEXO II</w:t>
            </w:r>
            <w:r w:rsidRPr="002B3135">
              <w:rPr>
                <w:rStyle w:val="Hipervnculo"/>
                <w:bCs/>
                <w:noProof/>
              </w:rPr>
              <w:t>.</w:t>
            </w:r>
            <w:r w:rsidRPr="002B3135">
              <w:rPr>
                <w:rStyle w:val="Hipervnculo"/>
                <w:noProof/>
              </w:rPr>
              <w:t xml:space="preserve"> Gameplay</w:t>
            </w:r>
            <w:r>
              <w:rPr>
                <w:noProof/>
              </w:rPr>
              <w:tab/>
            </w:r>
            <w:r>
              <w:rPr>
                <w:noProof/>
              </w:rPr>
              <w:fldChar w:fldCharType="begin"/>
            </w:r>
            <w:r>
              <w:rPr>
                <w:noProof/>
              </w:rPr>
              <w:instrText xml:space="preserve"> PAGEREF _Toc234946595 \h </w:instrText>
            </w:r>
            <w:r>
              <w:rPr>
                <w:noProof/>
              </w:rPr>
            </w:r>
            <w:r>
              <w:rPr>
                <w:noProof/>
              </w:rPr>
              <w:fldChar w:fldCharType="separate"/>
            </w:r>
            <w:r>
              <w:rPr>
                <w:noProof/>
              </w:rPr>
              <w:t>54</w:t>
            </w:r>
            <w:r>
              <w:rPr>
                <w:noProof/>
              </w:rPr>
              <w:fldChar w:fldCharType="end"/>
            </w:r>
          </w:hyperlink>
        </w:p>
        <w:p w14:paraId="0B0235BF" w14:textId="6BC45B5A" w:rsidR="00E41473" w:rsidRDefault="00E41473">
          <w:pPr>
            <w:pStyle w:val="TDC1"/>
            <w:tabs>
              <w:tab w:val="right" w:leader="dot" w:pos="8494"/>
            </w:tabs>
            <w:rPr>
              <w:rFonts w:asciiTheme="minorHAnsi" w:hAnsiTheme="minorHAnsi" w:cstheme="minorBidi"/>
              <w:noProof/>
              <w:kern w:val="0"/>
              <w:szCs w:val="22"/>
              <w:lang w:eastAsia="es-ES"/>
              <w14:ligatures w14:val="none"/>
            </w:rPr>
          </w:pPr>
          <w:hyperlink w:anchor="_Toc234946596" w:history="1">
            <w:r w:rsidRPr="002B3135">
              <w:rPr>
                <w:rStyle w:val="Hipervnculo"/>
                <w:noProof/>
              </w:rPr>
              <w:t>ANEXO III. Ejecutable</w:t>
            </w:r>
            <w:r>
              <w:rPr>
                <w:noProof/>
              </w:rPr>
              <w:tab/>
            </w:r>
            <w:r>
              <w:rPr>
                <w:noProof/>
              </w:rPr>
              <w:fldChar w:fldCharType="begin"/>
            </w:r>
            <w:r>
              <w:rPr>
                <w:noProof/>
              </w:rPr>
              <w:instrText xml:space="preserve"> PAGEREF _Toc234946596 \h </w:instrText>
            </w:r>
            <w:r>
              <w:rPr>
                <w:noProof/>
              </w:rPr>
            </w:r>
            <w:r>
              <w:rPr>
                <w:noProof/>
              </w:rPr>
              <w:fldChar w:fldCharType="separate"/>
            </w:r>
            <w:r>
              <w:rPr>
                <w:noProof/>
              </w:rPr>
              <w:t>54</w:t>
            </w:r>
            <w:r>
              <w:rPr>
                <w:noProof/>
              </w:rPr>
              <w:fldChar w:fldCharType="end"/>
            </w:r>
          </w:hyperlink>
        </w:p>
        <w:p w14:paraId="6F7D0DA3" w14:textId="6ED49F06" w:rsidR="00695C48" w:rsidRDefault="009B0E5E">
          <w:pPr>
            <w:pStyle w:val="NormalWeb"/>
            <w:widowControl/>
            <w:shd w:val="clear" w:color="auto" w:fill="FFFFFF"/>
            <w:spacing w:beforeAutospacing="0" w:after="120" w:afterAutospacing="0"/>
            <w:jc w:val="both"/>
            <w:rPr>
              <w:color w:val="000000"/>
              <w:szCs w:val="22"/>
              <w:shd w:val="clear" w:color="auto" w:fill="FFFFFF"/>
            </w:rPr>
          </w:pPr>
          <w:r>
            <w:rPr>
              <w:color w:val="000000"/>
              <w:szCs w:val="22"/>
              <w:shd w:val="clear" w:color="auto" w:fill="FFFFFF"/>
            </w:rPr>
            <w:fldChar w:fldCharType="end"/>
          </w:r>
        </w:p>
      </w:sdtContent>
    </w:sdt>
    <w:p w14:paraId="2B812140" w14:textId="77777777" w:rsidR="00695C48" w:rsidRDefault="00695C48">
      <w:pPr>
        <w:pStyle w:val="NormalWeb"/>
        <w:widowControl/>
        <w:shd w:val="clear" w:color="auto" w:fill="FFFFFF"/>
        <w:spacing w:beforeAutospacing="0" w:after="120" w:afterAutospacing="0"/>
        <w:jc w:val="both"/>
        <w:rPr>
          <w:color w:val="000000"/>
          <w:szCs w:val="22"/>
          <w:shd w:val="clear" w:color="auto" w:fill="FFFFFF"/>
        </w:rPr>
      </w:pPr>
    </w:p>
    <w:p w14:paraId="13E5519F" w14:textId="77777777" w:rsidR="00695C48" w:rsidRDefault="002319E7" w:rsidP="00594EF6">
      <w:pPr>
        <w:sectPr w:rsidR="00695C48" w:rsidSect="00AE0EC0">
          <w:pgSz w:w="11906" w:h="16838"/>
          <w:pgMar w:top="1701" w:right="1701" w:bottom="1418" w:left="1701" w:header="851" w:footer="992" w:gutter="0"/>
          <w:cols w:space="425"/>
          <w:docGrid w:type="lines" w:linePitch="312"/>
        </w:sectPr>
      </w:pPr>
      <w:bookmarkStart w:id="4" w:name="_Toc234946545"/>
      <w:commentRangeStart w:id="5"/>
      <w:commentRangeEnd w:id="5"/>
      <w:r>
        <w:rPr>
          <w:rStyle w:val="Refdecomentario"/>
          <w:b/>
        </w:rPr>
        <w:commentReference w:id="5"/>
      </w:r>
      <w:bookmarkEnd w:id="4"/>
    </w:p>
    <w:p w14:paraId="5F78EB2B" w14:textId="46413866" w:rsidR="00695C48" w:rsidRDefault="009B0E5E" w:rsidP="00594EF6">
      <w:pPr>
        <w:pStyle w:val="Ttulo1"/>
      </w:pPr>
      <w:bookmarkStart w:id="6" w:name="_Toc234946546"/>
      <w:r>
        <w:lastRenderedPageBreak/>
        <w:t>Introducción</w:t>
      </w:r>
      <w:bookmarkEnd w:id="6"/>
    </w:p>
    <w:p w14:paraId="3CE2C97B" w14:textId="794BE4E9" w:rsidR="00695C48" w:rsidRDefault="009B0E5E" w:rsidP="00E67711">
      <w:r>
        <w:rPr>
          <w:shd w:val="clear" w:color="auto" w:fill="FFFFFF"/>
        </w:rPr>
        <w:t xml:space="preserve">Este capítulo presenta el contexto, los objetivos y el proceso de desarrollo </w:t>
      </w:r>
      <w:del w:id="7" w:author="David C. Perez Lopez" w:date="2026-07-14T18:45:00Z">
        <w:r w:rsidDel="00E358C4">
          <w:rPr>
            <w:shd w:val="clear" w:color="auto" w:fill="FFFFFF"/>
          </w:rPr>
          <w:delText xml:space="preserve">de VLVS: Virtual Low-Vision </w:delText>
        </w:r>
        <w:r w:rsidDel="00E358C4">
          <w:rPr>
            <w:shd w:val="clear" w:color="auto" w:fill="FFFFFF"/>
          </w:rPr>
          <w:delText>Simulator. Un Paso a Ciegas, un prototipo de realidad virtual centrado en la sensibilización sobre la movilidad urbana con visión reducida</w:delText>
        </w:r>
      </w:del>
      <w:ins w:id="8" w:author="David C. Perez Lopez" w:date="2026-07-14T18:45:00Z">
        <w:r w:rsidR="00E358C4">
          <w:rPr>
            <w:shd w:val="clear" w:color="auto" w:fill="FFFFFF"/>
          </w:rPr>
          <w:t>del presente TFG</w:t>
        </w:r>
      </w:ins>
      <w:r>
        <w:rPr>
          <w:shd w:val="clear" w:color="auto" w:fill="FFFFFF"/>
        </w:rPr>
        <w:t xml:space="preserve">. </w:t>
      </w:r>
      <w:del w:id="9" w:author="David C. Perez Lopez" w:date="2026-07-14T18:46:00Z">
        <w:r w:rsidDel="00387223">
          <w:rPr>
            <w:shd w:val="clear" w:color="auto" w:fill="FFFFFF"/>
          </w:rPr>
          <w:delText>El contenido se organiza en cinco apartados: contextualización, objetivos, metodología, etapas del proyecto y estruc</w:delText>
        </w:r>
        <w:r w:rsidDel="00387223">
          <w:rPr>
            <w:shd w:val="clear" w:color="auto" w:fill="FFFFFF"/>
          </w:rPr>
          <w:delText>tura de la memoria.</w:delText>
        </w:r>
      </w:del>
    </w:p>
    <w:p w14:paraId="63584CFF" w14:textId="12491CAD" w:rsidR="00695C48" w:rsidRDefault="009B0E5E">
      <w:pPr>
        <w:pStyle w:val="Ttulo2"/>
      </w:pPr>
      <w:bookmarkStart w:id="10" w:name="_Toc234946547"/>
      <w:r>
        <w:t>Contextualización</w:t>
      </w:r>
      <w:bookmarkEnd w:id="10"/>
    </w:p>
    <w:p w14:paraId="4D8EC042" w14:textId="77777777" w:rsidR="00695C48" w:rsidRDefault="009B0E5E" w:rsidP="00E67711">
      <w:r>
        <w:rPr>
          <w:shd w:val="clear" w:color="auto" w:fill="FFFFFF"/>
        </w:rPr>
        <w:t xml:space="preserve">Desplazarse por la ciudad parece una acción sencilla hasta que la información visual deja de estar disponible con claridad. Semáforos, señales, aceras, vehículos o la entrada de un metro son referencias que muchas </w:t>
      </w:r>
      <w:r>
        <w:rPr>
          <w:shd w:val="clear" w:color="auto" w:fill="FFFFFF"/>
        </w:rPr>
        <w:t>personas utilizan sin pensar. Para alguien con discapacidad visual, esas mismas referencias pueden no ser suficientes, y una ruta que en principio resulta corta puede exigir más tiempo, más atención y un uso más activo del oído, del tacto o de la memoria d</w:t>
      </w:r>
      <w:r>
        <w:rPr>
          <w:shd w:val="clear" w:color="auto" w:fill="FFFFFF"/>
        </w:rPr>
        <w:t>el recorrido.</w:t>
      </w:r>
    </w:p>
    <w:p w14:paraId="787273D9" w14:textId="77777777" w:rsidR="00695C48" w:rsidRDefault="009B0E5E" w:rsidP="00E67711">
      <w:r>
        <w:rPr>
          <w:shd w:val="clear" w:color="auto" w:fill="FFFFFF"/>
        </w:rPr>
        <w:t>La discapacidad visual no es un problema aislado. Según la Organización Mundial de la Salud (OMS, 2024), al menos 2.200 millones de personas en el mundo presentan algún tipo de alteración visual, con consecuencias directas sobre la autonomía,</w:t>
      </w:r>
      <w:r>
        <w:rPr>
          <w:shd w:val="clear" w:color="auto" w:fill="FFFFFF"/>
        </w:rPr>
        <w:t xml:space="preserve"> el empleo o la seguridad al desplazarse. En España, los datos de la Encuesta de Discapacidad, Autonomía personal y Situaciones de Dependencia reflejan también la magnitud del fenómeno: entre las personas con discapacidad, las dificultades de movilidad y l</w:t>
      </w:r>
      <w:r>
        <w:rPr>
          <w:shd w:val="clear" w:color="auto" w:fill="FFFFFF"/>
        </w:rPr>
        <w:t xml:space="preserve">as relacionadas con la visión aparecen con mucha frecuencia (Instituto Nacional de Estadística [INE], 2024). El Real Patronato sobre Discapacidad (s. f.) </w:t>
      </w:r>
      <w:r>
        <w:rPr>
          <w:shd w:val="clear" w:color="auto" w:fill="FFFFFF"/>
        </w:rPr>
        <w:t>recuerda, además, que muchas de estas barreras no nacen de la persona, sino de un entorno diseñado sin</w:t>
      </w:r>
      <w:r>
        <w:rPr>
          <w:shd w:val="clear" w:color="auto" w:fill="FFFFFF"/>
        </w:rPr>
        <w:t xml:space="preserve"> tener en cuenta la diversidad funcional.</w:t>
      </w:r>
    </w:p>
    <w:p w14:paraId="59D33DCC" w14:textId="77777777" w:rsidR="00695C48" w:rsidRDefault="009B0E5E" w:rsidP="00E67711">
      <w:r>
        <w:rPr>
          <w:shd w:val="clear" w:color="auto" w:fill="FFFFFF"/>
        </w:rPr>
        <w:t>En la vida cotidiana, acciones como caminar por una acera, detectar un obstáculo, cruzar una calle o localizar un destino pueden complicarse si faltan apoyos accesibles. Brock y Jouffrais (2015) señalan que la orie</w:t>
      </w:r>
      <w:r>
        <w:rPr>
          <w:shd w:val="clear" w:color="auto" w:fill="FFFFFF"/>
        </w:rPr>
        <w:t>ntación y la movilidad autónoma representan uno de los principales retos para las personas con discapacidad visual, especialmente cuando no disponen de ayudas sonoras, táctiles o de un entorno bien señalizado. Pigeon et al. (2025), en un estudio con más de</w:t>
      </w:r>
      <w:r>
        <w:rPr>
          <w:shd w:val="clear" w:color="auto" w:fill="FFFFFF"/>
        </w:rPr>
        <w:t xml:space="preserve"> 1.800 adultos con discapacidad visual en Francia, muestran que la independencia al desplazarse varía mucho de unas personas a otras y depende tanto de factores personales como del entorno urbano y de la percepción de seguridad.</w:t>
      </w:r>
    </w:p>
    <w:p w14:paraId="17F69F97" w14:textId="77777777" w:rsidR="00695C48" w:rsidRDefault="009B0E5E" w:rsidP="00E67711">
      <w:r>
        <w:rPr>
          <w:shd w:val="clear" w:color="auto" w:fill="FFFFFF"/>
        </w:rPr>
        <w:t xml:space="preserve">Aunque la accesibilidad ha </w:t>
      </w:r>
      <w:r>
        <w:rPr>
          <w:shd w:val="clear" w:color="auto" w:fill="FFFFFF"/>
        </w:rPr>
        <w:t>ganado peso en el diseño de ciudades y servicios públicos, quien no vive esta situación a diario no siempre percibe las barreras del entorno. Campañas, charlas o materiales informativos ayudan, pero no siempre permiten experimentar una situación concreta d</w:t>
      </w:r>
      <w:r>
        <w:rPr>
          <w:shd w:val="clear" w:color="auto" w:fill="FFFFFF"/>
        </w:rPr>
        <w:t xml:space="preserve">e forma controlada. Por eso han surgido herramientas digitales y, más recientemente, experiencias en </w:t>
      </w:r>
      <w:commentRangeStart w:id="11"/>
      <w:r>
        <w:rPr>
          <w:shd w:val="clear" w:color="auto" w:fill="FFFFFF"/>
        </w:rPr>
        <w:t xml:space="preserve">realidad virtual </w:t>
      </w:r>
      <w:commentRangeEnd w:id="11"/>
      <w:r w:rsidR="00B831D1">
        <w:rPr>
          <w:rStyle w:val="Refdecomentario"/>
        </w:rPr>
        <w:commentReference w:id="11"/>
      </w:r>
      <w:r>
        <w:rPr>
          <w:shd w:val="clear" w:color="auto" w:fill="FFFFFF"/>
        </w:rPr>
        <w:t>que intentan acercar el problema desde otro ángulo (NEI, 2024; XREye, s. f.).</w:t>
      </w:r>
    </w:p>
    <w:p w14:paraId="6B552D95" w14:textId="77777777" w:rsidR="00695C48" w:rsidRDefault="009B0E5E" w:rsidP="00E67711">
      <w:r>
        <w:rPr>
          <w:shd w:val="clear" w:color="auto" w:fill="FFFFFF"/>
        </w:rPr>
        <w:t xml:space="preserve">La </w:t>
      </w:r>
      <w:commentRangeStart w:id="12"/>
      <w:r>
        <w:rPr>
          <w:shd w:val="clear" w:color="auto" w:fill="FFFFFF"/>
        </w:rPr>
        <w:t xml:space="preserve">realidad virtual </w:t>
      </w:r>
      <w:commentRangeEnd w:id="12"/>
      <w:r w:rsidR="00B831D1">
        <w:rPr>
          <w:rStyle w:val="Refdecomentario"/>
        </w:rPr>
        <w:commentReference w:id="12"/>
      </w:r>
      <w:r>
        <w:rPr>
          <w:shd w:val="clear" w:color="auto" w:fill="FFFFFF"/>
        </w:rPr>
        <w:t xml:space="preserve">permite recrear un entorno urbano en el </w:t>
      </w:r>
      <w:r>
        <w:rPr>
          <w:shd w:val="clear" w:color="auto" w:fill="FFFFFF"/>
        </w:rPr>
        <w:t xml:space="preserve">que el usuario puede moverse, equivocarse y corregir su recorrido sin asumir un riesgo real. También permite modificar la </w:t>
      </w:r>
      <w:r>
        <w:rPr>
          <w:shd w:val="clear" w:color="auto" w:fill="FFFFFF"/>
        </w:rPr>
        <w:lastRenderedPageBreak/>
        <w:t xml:space="preserve">percepción visual y obligar a usar otros canales de información, como el sonido o la vibración del bastón. Aun así, conviene recordar </w:t>
      </w:r>
      <w:r>
        <w:rPr>
          <w:shd w:val="clear" w:color="auto" w:fill="FFFFFF"/>
        </w:rPr>
        <w:t>que se trata de una simulación pedagógica, no de una reproducción exacta de la experiencia vivida.</w:t>
      </w:r>
    </w:p>
    <w:p w14:paraId="3DC2A324" w14:textId="77777777" w:rsidR="00695C48" w:rsidRDefault="009B0E5E" w:rsidP="00E67711">
      <w:r>
        <w:rPr>
          <w:shd w:val="clear" w:color="auto" w:fill="FFFFFF"/>
        </w:rPr>
        <w:t>Hoy ya existen aplicaciones y experiencias que abordan la discapacidad visual desde distintos enfoques. Algunas, como See What I See del National Eye Institu</w:t>
      </w:r>
      <w:r>
        <w:rPr>
          <w:shd w:val="clear" w:color="auto" w:fill="FFFFFF"/>
        </w:rPr>
        <w:t>te (NEI, 2024) o XREye (s. f.), se centran sobre todo en mostrar cómo cambia la visión con distintas patologías. Otras, como Tengo Baja Visión VR (Retina Gipuzkoa Begisare, s. f.), buscan sobre todo la sensibilización social. También hay propuestas más cer</w:t>
      </w:r>
      <w:r>
        <w:rPr>
          <w:shd w:val="clear" w:color="auto" w:fill="FFFFFF"/>
        </w:rPr>
        <w:t>canas a la movilidad urbana, como BlindSimulator (Funnybon, s. f.), que combina limitación del campo visual, audio espacial y retroalimentación del bastón. Sin embargo, muchas de estas soluciones se quedan en una demostración visual o en escenas poco estru</w:t>
      </w:r>
      <w:r>
        <w:rPr>
          <w:shd w:val="clear" w:color="auto" w:fill="FFFFFF"/>
        </w:rPr>
        <w:t>cturadas, sin plantear una secuencia clara de tareas ni integrar de forma equilibrada los apoyos no visuales.</w:t>
      </w:r>
    </w:p>
    <w:p w14:paraId="6EF97936" w14:textId="77777777" w:rsidR="00695C48" w:rsidRDefault="009B0E5E" w:rsidP="00E67711">
      <w:r>
        <w:rPr>
          <w:shd w:val="clear" w:color="auto" w:fill="FFFFFF"/>
        </w:rPr>
        <w:t>Este Trabajo Fin de Grado parte de ese hueco. VLVS: Un Paso a Ciegas propone un recorrido urbano breve y reconocible en el que el usuario debe ava</w:t>
      </w:r>
      <w:r>
        <w:rPr>
          <w:shd w:val="clear" w:color="auto" w:fill="FFFFFF"/>
        </w:rPr>
        <w:t xml:space="preserve">nzar por la acera, cruzar un carril y encontrar la entrada del metro. Durante la experiencia intervienen obstáculos, zonas de peligro, vehículos, semáforos sonoros y distintos modos de visión reducida. El objetivo no es reproducir una enfermedad concreta, </w:t>
      </w:r>
      <w:r>
        <w:rPr>
          <w:shd w:val="clear" w:color="auto" w:fill="FFFFFF"/>
        </w:rPr>
        <w:t>sino permitir que el público general experimente, de forma práctica, cómo cambian la orientación y la seguridad cuando la vista deja de ser la principal fuente de información, y qué papel tienen los apoyos accesibles en ese proceso.</w:t>
      </w:r>
    </w:p>
    <w:p w14:paraId="73AC045A" w14:textId="0F334B9F" w:rsidR="00695C48" w:rsidRDefault="009B0E5E">
      <w:pPr>
        <w:pStyle w:val="Ttulo2"/>
      </w:pPr>
      <w:bookmarkStart w:id="13" w:name="_Toc234946548"/>
      <w:r>
        <w:t>Objetivos</w:t>
      </w:r>
      <w:bookmarkEnd w:id="13"/>
    </w:p>
    <w:p w14:paraId="292FD4BA" w14:textId="77777777" w:rsidR="00695C48" w:rsidRDefault="009B0E5E" w:rsidP="00E67711">
      <w:r>
        <w:rPr>
          <w:shd w:val="clear" w:color="auto" w:fill="FFFFFF"/>
        </w:rPr>
        <w:t>El objeti</w:t>
      </w:r>
      <w:r>
        <w:rPr>
          <w:shd w:val="clear" w:color="auto" w:fill="FFFFFF"/>
        </w:rPr>
        <w:t xml:space="preserve">vo general de este Trabajo Fin de Grado es diseñar y desarrollar un prototipo de realidad virtual destinado a sensibilizar al público general sobre la discapacidad visual y la accesibilidad en entornos urbanos. El prototipo no se plantea como una ayuda de </w:t>
      </w:r>
      <w:r>
        <w:rPr>
          <w:shd w:val="clear" w:color="auto" w:fill="FFFFFF"/>
        </w:rPr>
        <w:t>movilidad para personas con discapacidad visual, sino como una herramienta educativa y de reflexión basada en una experiencia inmersiva. A partir de este objetivo general se definen los siguientes objetivos específicos:</w:t>
      </w:r>
    </w:p>
    <w:p w14:paraId="2B00A9EE" w14:textId="0E23FE20" w:rsidR="00695C48" w:rsidDel="00A539DB" w:rsidRDefault="009B0E5E" w:rsidP="00A539DB">
      <w:pPr>
        <w:rPr>
          <w:del w:id="14" w:author="David C. Perez Lopez" w:date="2026-07-14T18:59:00Z"/>
        </w:rPr>
      </w:pPr>
      <w:r>
        <w:rPr>
          <w:shd w:val="clear" w:color="auto" w:fill="FFFFFF"/>
        </w:rPr>
        <w:t xml:space="preserve">Revisar la bibliografía sobre </w:t>
      </w:r>
      <w:r>
        <w:rPr>
          <w:shd w:val="clear" w:color="auto" w:fill="FFFFFF"/>
        </w:rPr>
        <w:t>discapacidad visual, accesibilidad urbana y realidad virtual aplicada a la sensibilización</w:t>
      </w:r>
      <w:ins w:id="15" w:author="David C. Perez Lopez" w:date="2026-07-14T19:01:00Z">
        <w:r w:rsidR="00A539DB">
          <w:rPr>
            <w:shd w:val="clear" w:color="auto" w:fill="FFFFFF"/>
          </w:rPr>
          <w:t xml:space="preserve">, </w:t>
        </w:r>
      </w:ins>
      <w:del w:id="16" w:author="David C. Perez Lopez" w:date="2026-07-14T19:01:00Z">
        <w:r w:rsidDel="00A539DB">
          <w:rPr>
            <w:shd w:val="clear" w:color="auto" w:fill="FFFFFF"/>
          </w:rPr>
          <w:delText xml:space="preserve">. </w:delText>
        </w:r>
      </w:del>
      <w:del w:id="17" w:author="David C. Perez Lopez" w:date="2026-07-14T18:59:00Z">
        <w:r w:rsidDel="00A539DB">
          <w:rPr>
            <w:shd w:val="clear" w:color="auto" w:fill="FFFFFF"/>
          </w:rPr>
          <w:delText>Para ello se consultaron artículos científicos, informes institucionales y proyectos de referencia relacionados con la movilidad, el diseño accesible y el uso educa</w:delText>
        </w:r>
        <w:r w:rsidDel="00A539DB">
          <w:rPr>
            <w:shd w:val="clear" w:color="auto" w:fill="FFFFFF"/>
          </w:rPr>
          <w:delText>tivo de entornos inmersivos.</w:delText>
        </w:r>
      </w:del>
    </w:p>
    <w:p w14:paraId="5383D871" w14:textId="21F43D0B" w:rsidR="00695C48" w:rsidRDefault="009B0E5E" w:rsidP="00A539DB">
      <w:del w:id="18" w:author="David C. Perez Lopez" w:date="2026-07-14T19:01:00Z">
        <w:r w:rsidDel="00A539DB">
          <w:rPr>
            <w:shd w:val="clear" w:color="auto" w:fill="FFFFFF"/>
          </w:rPr>
          <w:delText>Esta revisión permitió</w:delText>
        </w:r>
      </w:del>
      <w:ins w:id="19" w:author="David C. Perez Lopez" w:date="2026-07-14T19:01:00Z">
        <w:r w:rsidR="00A539DB">
          <w:rPr>
            <w:shd w:val="clear" w:color="auto" w:fill="FFFFFF"/>
          </w:rPr>
          <w:t xml:space="preserve">con </w:t>
        </w:r>
      </w:ins>
      <w:ins w:id="20" w:author="David C. Perez Lopez" w:date="2026-07-14T19:02:00Z">
        <w:r w:rsidR="00A539DB">
          <w:rPr>
            <w:shd w:val="clear" w:color="auto" w:fill="FFFFFF"/>
          </w:rPr>
          <w:t>objeto</w:t>
        </w:r>
      </w:ins>
      <w:ins w:id="21" w:author="David C. Perez Lopez" w:date="2026-07-14T19:01:00Z">
        <w:r w:rsidR="00A539DB">
          <w:rPr>
            <w:shd w:val="clear" w:color="auto" w:fill="FFFFFF"/>
          </w:rPr>
          <w:t xml:space="preserve"> de</w:t>
        </w:r>
      </w:ins>
      <w:r>
        <w:rPr>
          <w:shd w:val="clear" w:color="auto" w:fill="FFFFFF"/>
        </w:rPr>
        <w:t xml:space="preserve"> justificar el proyecto, identificar las principales barreras de la movilidad cotidiana y seleccionar los elementos representados en el prototipo.</w:t>
      </w:r>
    </w:p>
    <w:p w14:paraId="04133DBF" w14:textId="558018D1" w:rsidR="00695C48" w:rsidDel="00A539DB" w:rsidRDefault="009B0E5E" w:rsidP="00A539DB">
      <w:pPr>
        <w:rPr>
          <w:del w:id="22" w:author="David C. Perez Lopez" w:date="2026-07-14T19:03:00Z"/>
        </w:rPr>
      </w:pPr>
      <w:r>
        <w:rPr>
          <w:shd w:val="clear" w:color="auto" w:fill="FFFFFF"/>
        </w:rPr>
        <w:t>Analizar soluciones existentes que simulan alteraciones vi</w:t>
      </w:r>
      <w:r>
        <w:rPr>
          <w:shd w:val="clear" w:color="auto" w:fill="FFFFFF"/>
        </w:rPr>
        <w:t xml:space="preserve">suales o experiencias relacionadas con la accesibilidad. </w:t>
      </w:r>
      <w:del w:id="23" w:author="David C. Perez Lopez" w:date="2026-07-14T18:59:00Z">
        <w:r w:rsidDel="00A539DB">
          <w:rPr>
            <w:shd w:val="clear" w:color="auto" w:fill="FFFFFF"/>
          </w:rPr>
          <w:delText>La comparación consideró</w:delText>
        </w:r>
      </w:del>
      <w:ins w:id="24" w:author="David C. Perez Lopez" w:date="2026-07-14T18:59:00Z">
        <w:r w:rsidR="00A539DB">
          <w:rPr>
            <w:shd w:val="clear" w:color="auto" w:fill="FFFFFF"/>
          </w:rPr>
          <w:t xml:space="preserve">Se </w:t>
        </w:r>
      </w:ins>
      <w:ins w:id="25" w:author="David C. Perez Lopez" w:date="2026-07-14T19:00:00Z">
        <w:r w:rsidR="00A539DB">
          <w:rPr>
            <w:shd w:val="clear" w:color="auto" w:fill="FFFFFF"/>
          </w:rPr>
          <w:t>examina</w:t>
        </w:r>
      </w:ins>
      <w:r>
        <w:rPr>
          <w:shd w:val="clear" w:color="auto" w:fill="FFFFFF"/>
        </w:rPr>
        <w:t xml:space="preserve"> el tipo de simulación, el grado de interacción, la presencia de apoyos sonoros o hápticos, la claridad de las tareas y su utilidad en actividades de sensibilización.</w:t>
      </w:r>
      <w:ins w:id="26" w:author="David C. Perez Lopez" w:date="2026-07-14T19:03:00Z">
        <w:r w:rsidR="00A539DB">
          <w:rPr>
            <w:shd w:val="clear" w:color="auto" w:fill="FFFFFF"/>
          </w:rPr>
          <w:t xml:space="preserve"> De esta forma se reconocen</w:t>
        </w:r>
      </w:ins>
    </w:p>
    <w:p w14:paraId="713481EE" w14:textId="22925702" w:rsidR="00695C48" w:rsidRDefault="009B0E5E" w:rsidP="00594EF6">
      <w:del w:id="27" w:author="David C. Perez Lopez" w:date="2026-07-14T19:03:00Z">
        <w:r w:rsidDel="00A539DB">
          <w:rPr>
            <w:shd w:val="clear" w:color="auto" w:fill="FFFFFF"/>
          </w:rPr>
          <w:delText>El análi</w:delText>
        </w:r>
        <w:r w:rsidDel="00A539DB">
          <w:rPr>
            <w:shd w:val="clear" w:color="auto" w:fill="FFFFFF"/>
          </w:rPr>
          <w:delText>sis permitió reconocer</w:delText>
        </w:r>
      </w:del>
      <w:r>
        <w:rPr>
          <w:shd w:val="clear" w:color="auto" w:fill="FFFFFF"/>
        </w:rPr>
        <w:t xml:space="preserve"> las fortalezas y limitaciones de estas propuestas y determinar qué recursos podían incorporarse o mejorarse en VLVS, especialmente en lo relativo a las tareas de movilidad urbana y a las ayudas no visuales.</w:t>
      </w:r>
    </w:p>
    <w:p w14:paraId="0669747C" w14:textId="688AC8F9" w:rsidR="00695C48" w:rsidRDefault="009B0E5E" w:rsidP="00E67711">
      <w:r>
        <w:rPr>
          <w:shd w:val="clear" w:color="auto" w:fill="FFFFFF"/>
        </w:rPr>
        <w:lastRenderedPageBreak/>
        <w:t>Diseñar una experiencia in</w:t>
      </w:r>
      <w:r>
        <w:rPr>
          <w:shd w:val="clear" w:color="auto" w:fill="FFFFFF"/>
        </w:rPr>
        <w:t xml:space="preserve">mersiva de realidad virtual ambientada en un entorno urbano reconocible. </w:t>
      </w:r>
      <w:del w:id="28" w:author="David C. Perez Lopez" w:date="2026-07-14T19:04:00Z">
        <w:r w:rsidDel="00A539DB">
          <w:rPr>
            <w:shd w:val="clear" w:color="auto" w:fill="FFFFFF"/>
          </w:rPr>
          <w:delText>El escenario se configuró con aceras, pasos de peatones, calzada, semáforos, tráfico, obstáculos y un destino final claramente identificable. Su distribución</w:delText>
        </w:r>
      </w:del>
      <w:ins w:id="29" w:author="David C. Perez Lopez" w:date="2026-07-14T19:04:00Z">
        <w:r w:rsidR="00A539DB">
          <w:rPr>
            <w:shd w:val="clear" w:color="auto" w:fill="FFFFFF"/>
          </w:rPr>
          <w:t>La distribución debe facilitar</w:t>
        </w:r>
      </w:ins>
      <w:r>
        <w:rPr>
          <w:shd w:val="clear" w:color="auto" w:fill="FFFFFF"/>
        </w:rPr>
        <w:t xml:space="preserve"> </w:t>
      </w:r>
      <w:del w:id="30" w:author="David C. Perez Lopez" w:date="2026-07-14T19:04:00Z">
        <w:r w:rsidDel="00A539DB">
          <w:rPr>
            <w:shd w:val="clear" w:color="auto" w:fill="FFFFFF"/>
          </w:rPr>
          <w:delText xml:space="preserve">facilitó </w:delText>
        </w:r>
      </w:del>
      <w:r>
        <w:rPr>
          <w:shd w:val="clear" w:color="auto" w:fill="FFFFFF"/>
        </w:rPr>
        <w:t>la comprensión g</w:t>
      </w:r>
      <w:r>
        <w:rPr>
          <w:shd w:val="clear" w:color="auto" w:fill="FFFFFF"/>
        </w:rPr>
        <w:t xml:space="preserve">eneral del entorno y, al mismo tiempo, </w:t>
      </w:r>
      <w:del w:id="31" w:author="David C. Perez Lopez" w:date="2026-07-14T19:04:00Z">
        <w:r w:rsidDel="00A539DB">
          <w:rPr>
            <w:shd w:val="clear" w:color="auto" w:fill="FFFFFF"/>
          </w:rPr>
          <w:delText xml:space="preserve">planteó </w:delText>
        </w:r>
      </w:del>
      <w:ins w:id="32" w:author="David C. Perez Lopez" w:date="2026-07-14T19:04:00Z">
        <w:r w:rsidR="00A539DB">
          <w:rPr>
            <w:shd w:val="clear" w:color="auto" w:fill="FFFFFF"/>
          </w:rPr>
          <w:t>plantear</w:t>
        </w:r>
        <w:r w:rsidR="00A539DB">
          <w:rPr>
            <w:shd w:val="clear" w:color="auto" w:fill="FFFFFF"/>
          </w:rPr>
          <w:t xml:space="preserve"> </w:t>
        </w:r>
      </w:ins>
      <w:r>
        <w:rPr>
          <w:shd w:val="clear" w:color="auto" w:fill="FFFFFF"/>
        </w:rPr>
        <w:t xml:space="preserve">dificultades que </w:t>
      </w:r>
      <w:del w:id="33" w:author="David C. Perez Lopez" w:date="2026-07-14T19:04:00Z">
        <w:r w:rsidDel="00A539DB">
          <w:rPr>
            <w:shd w:val="clear" w:color="auto" w:fill="FFFFFF"/>
          </w:rPr>
          <w:delText xml:space="preserve">exigían </w:delText>
        </w:r>
      </w:del>
      <w:ins w:id="34" w:author="David C. Perez Lopez" w:date="2026-07-14T19:04:00Z">
        <w:r w:rsidR="00A539DB">
          <w:rPr>
            <w:shd w:val="clear" w:color="auto" w:fill="FFFFFF"/>
          </w:rPr>
          <w:t>exijan</w:t>
        </w:r>
        <w:r w:rsidR="00A539DB">
          <w:rPr>
            <w:shd w:val="clear" w:color="auto" w:fill="FFFFFF"/>
          </w:rPr>
          <w:t xml:space="preserve"> </w:t>
        </w:r>
      </w:ins>
      <w:r>
        <w:rPr>
          <w:shd w:val="clear" w:color="auto" w:fill="FFFFFF"/>
        </w:rPr>
        <w:t>prestar atención y utilizar los recursos accesibles.</w:t>
      </w:r>
    </w:p>
    <w:p w14:paraId="16A6779D" w14:textId="3E2A8305" w:rsidR="00695C48" w:rsidDel="00A539DB" w:rsidRDefault="009B0E5E" w:rsidP="00E67711">
      <w:pPr>
        <w:rPr>
          <w:del w:id="35" w:author="David C. Perez Lopez" w:date="2026-07-14T19:05:00Z"/>
        </w:rPr>
      </w:pPr>
      <w:del w:id="36" w:author="David C. Perez Lopez" w:date="2026-07-14T19:05:00Z">
        <w:r w:rsidDel="00A539DB">
          <w:rPr>
            <w:shd w:val="clear" w:color="auto" w:fill="FFFFFF"/>
          </w:rPr>
          <w:delText>De este modo, la alteración visual se relacionó con una situación concreta de movilidad en la que influyó en la orientación, la seg</w:delText>
        </w:r>
        <w:r w:rsidDel="00A539DB">
          <w:rPr>
            <w:shd w:val="clear" w:color="auto" w:fill="FFFFFF"/>
          </w:rPr>
          <w:delText>uridad y la toma de decisiones.</w:delText>
        </w:r>
      </w:del>
    </w:p>
    <w:p w14:paraId="0B478F37" w14:textId="5210ECF2" w:rsidR="00695C48" w:rsidDel="0091036F" w:rsidRDefault="009B0E5E" w:rsidP="00E67711">
      <w:pPr>
        <w:rPr>
          <w:del w:id="37" w:author="David C. Perez Lopez" w:date="2026-07-14T19:07:00Z"/>
        </w:rPr>
      </w:pPr>
      <w:r>
        <w:rPr>
          <w:shd w:val="clear" w:color="auto" w:fill="FFFFFF"/>
        </w:rPr>
        <w:t xml:space="preserve">Diseñar e implementar distintos modos de visión reducida. Los modos </w:t>
      </w:r>
      <w:del w:id="38" w:author="David C. Perez Lopez" w:date="2026-07-14T19:05:00Z">
        <w:r w:rsidDel="00A539DB">
          <w:rPr>
            <w:shd w:val="clear" w:color="auto" w:fill="FFFFFF"/>
          </w:rPr>
          <w:delText xml:space="preserve">modificaron </w:delText>
        </w:r>
      </w:del>
      <w:ins w:id="39" w:author="David C. Perez Lopez" w:date="2026-07-14T19:05:00Z">
        <w:r w:rsidR="00A539DB">
          <w:rPr>
            <w:shd w:val="clear" w:color="auto" w:fill="FFFFFF"/>
          </w:rPr>
          <w:t>modifican</w:t>
        </w:r>
        <w:r w:rsidR="00A539DB">
          <w:rPr>
            <w:shd w:val="clear" w:color="auto" w:fill="FFFFFF"/>
          </w:rPr>
          <w:t xml:space="preserve"> </w:t>
        </w:r>
      </w:ins>
      <w:r>
        <w:rPr>
          <w:shd w:val="clear" w:color="auto" w:fill="FFFFFF"/>
        </w:rPr>
        <w:t>la percepción de la escena</w:t>
      </w:r>
      <w:ins w:id="40" w:author="David C. Perez Lopez" w:date="2026-07-14T19:05:00Z">
        <w:r w:rsidR="00A539DB">
          <w:rPr>
            <w:shd w:val="clear" w:color="auto" w:fill="FFFFFF"/>
          </w:rPr>
          <w:t xml:space="preserve"> </w:t>
        </w:r>
      </w:ins>
      <w:ins w:id="41" w:author="David C. Perez Lopez" w:date="2026-07-14T19:06:00Z">
        <w:r w:rsidR="00A539DB">
          <w:rPr>
            <w:shd w:val="clear" w:color="auto" w:fill="FFFFFF"/>
          </w:rPr>
          <w:t>de diferentes formas</w:t>
        </w:r>
      </w:ins>
      <w:ins w:id="42" w:author="David C. Perez Lopez" w:date="2026-07-14T19:07:00Z">
        <w:r w:rsidR="0091036F">
          <w:rPr>
            <w:shd w:val="clear" w:color="auto" w:fill="FFFFFF"/>
          </w:rPr>
          <w:t xml:space="preserve">, con </w:t>
        </w:r>
      </w:ins>
      <w:ins w:id="43" w:author="David C. Perez Lopez" w:date="2026-07-14T19:09:00Z">
        <w:r w:rsidR="00960A3D">
          <w:rPr>
            <w:shd w:val="clear" w:color="auto" w:fill="FFFFFF"/>
          </w:rPr>
          <w:t>el fin</w:t>
        </w:r>
      </w:ins>
      <w:ins w:id="44" w:author="David C. Perez Lopez" w:date="2026-07-14T19:07:00Z">
        <w:r w:rsidR="0091036F">
          <w:rPr>
            <w:shd w:val="clear" w:color="auto" w:fill="FFFFFF"/>
          </w:rPr>
          <w:t xml:space="preserve"> de</w:t>
        </w:r>
      </w:ins>
      <w:r>
        <w:rPr>
          <w:shd w:val="clear" w:color="auto" w:fill="FFFFFF"/>
        </w:rPr>
        <w:t xml:space="preserve"> </w:t>
      </w:r>
      <w:del w:id="45" w:author="David C. Perez Lopez" w:date="2026-07-14T19:05:00Z">
        <w:r w:rsidDel="00A539DB">
          <w:rPr>
            <w:shd w:val="clear" w:color="auto" w:fill="FFFFFF"/>
          </w:rPr>
          <w:delText>mediante la reducción del campo visible, el desenfoque o la disminución del contraste y de la luminosidad. El usuario</w:delText>
        </w:r>
        <w:r w:rsidDel="00A539DB">
          <w:rPr>
            <w:shd w:val="clear" w:color="auto" w:fill="FFFFFF"/>
          </w:rPr>
          <w:delText xml:space="preserve"> podía seleccionar uno de ellos antes de iniciar el recorrido.</w:delText>
        </w:r>
      </w:del>
    </w:p>
    <w:p w14:paraId="534DE7E7" w14:textId="7BA70E8C" w:rsidR="00695C48" w:rsidRDefault="009B0E5E" w:rsidP="00E67711">
      <w:del w:id="46" w:author="David C. Perez Lopez" w:date="2026-07-14T19:07:00Z">
        <w:r w:rsidDel="0091036F">
          <w:rPr>
            <w:shd w:val="clear" w:color="auto" w:fill="FFFFFF"/>
          </w:rPr>
          <w:delText xml:space="preserve">Estas simulaciones se plantearon como recursos pedagógicos para </w:delText>
        </w:r>
      </w:del>
      <w:r>
        <w:rPr>
          <w:shd w:val="clear" w:color="auto" w:fill="FFFFFF"/>
        </w:rPr>
        <w:t>modificar la percepción del entorno y aumentar la dificultad de orientación, no como reproducciones clínicas exactas.</w:t>
      </w:r>
    </w:p>
    <w:p w14:paraId="6EC66839" w14:textId="54D6C721" w:rsidR="00695C48" w:rsidRDefault="009B0E5E" w:rsidP="00E67711">
      <w:r>
        <w:rPr>
          <w:shd w:val="clear" w:color="auto" w:fill="FFFFFF"/>
        </w:rPr>
        <w:t>Desarrollar</w:t>
      </w:r>
      <w:r>
        <w:rPr>
          <w:shd w:val="clear" w:color="auto" w:fill="FFFFFF"/>
        </w:rPr>
        <w:t xml:space="preserve"> un sistema de interacción basado en señales visuales, sonoras y hápticas</w:t>
      </w:r>
      <w:ins w:id="47" w:author="David C. Perez Lopez" w:date="2026-07-14T19:09:00Z">
        <w:r w:rsidR="00960A3D">
          <w:rPr>
            <w:shd w:val="clear" w:color="auto" w:fill="FFFFFF"/>
          </w:rPr>
          <w:t>, con el fin de</w:t>
        </w:r>
      </w:ins>
      <w:del w:id="48" w:author="David C. Perez Lopez" w:date="2026-07-14T19:09:00Z">
        <w:r w:rsidDel="00960A3D">
          <w:rPr>
            <w:shd w:val="clear" w:color="auto" w:fill="FFFFFF"/>
          </w:rPr>
          <w:delText>.</w:delText>
        </w:r>
      </w:del>
      <w:r>
        <w:rPr>
          <w:shd w:val="clear" w:color="auto" w:fill="FFFFFF"/>
        </w:rPr>
        <w:t xml:space="preserve"> </w:t>
      </w:r>
      <w:del w:id="49" w:author="David C. Perez Lopez" w:date="2026-07-14T19:09:00Z">
        <w:r w:rsidDel="00960A3D">
          <w:rPr>
            <w:shd w:val="clear" w:color="auto" w:fill="FFFFFF"/>
          </w:rPr>
          <w:delText>El prototipo incorporó un bastón virtual, audio espacial, avisos de peligro y vibraciones en los mandos para reconocer superficies, detectar obstáculos, localizar objetivos y afront</w:delText>
        </w:r>
        <w:r w:rsidDel="00960A3D">
          <w:rPr>
            <w:shd w:val="clear" w:color="auto" w:fill="FFFFFF"/>
          </w:rPr>
          <w:delText>ar el cruce de la calzada.</w:delText>
        </w:r>
      </w:del>
    </w:p>
    <w:p w14:paraId="4C9954B5" w14:textId="61A2F118" w:rsidR="00695C48" w:rsidRDefault="009B0E5E" w:rsidP="00E67711">
      <w:del w:id="50" w:author="David C. Perez Lopez" w:date="2026-07-14T19:10:00Z">
        <w:r w:rsidDel="00960A3D">
          <w:rPr>
            <w:shd w:val="clear" w:color="auto" w:fill="FFFFFF"/>
          </w:rPr>
          <w:delText xml:space="preserve">La combinación de estos recursos </w:delText>
        </w:r>
      </w:del>
      <w:r>
        <w:rPr>
          <w:shd w:val="clear" w:color="auto" w:fill="FFFFFF"/>
        </w:rPr>
        <w:t xml:space="preserve">permitió mostrar la función de los apoyos no visuales y las estrategias utilizadas cuando la visión </w:t>
      </w:r>
      <w:del w:id="51" w:author="David C. Perez Lopez" w:date="2026-07-14T19:10:00Z">
        <w:r w:rsidDel="00960A3D">
          <w:rPr>
            <w:shd w:val="clear" w:color="auto" w:fill="FFFFFF"/>
          </w:rPr>
          <w:delText xml:space="preserve">dejaba </w:delText>
        </w:r>
      </w:del>
      <w:ins w:id="52" w:author="David C. Perez Lopez" w:date="2026-07-14T19:10:00Z">
        <w:r w:rsidR="00960A3D">
          <w:rPr>
            <w:shd w:val="clear" w:color="auto" w:fill="FFFFFF"/>
          </w:rPr>
          <w:t>deja</w:t>
        </w:r>
        <w:r w:rsidR="00960A3D">
          <w:rPr>
            <w:shd w:val="clear" w:color="auto" w:fill="FFFFFF"/>
          </w:rPr>
          <w:t xml:space="preserve"> </w:t>
        </w:r>
      </w:ins>
      <w:r>
        <w:rPr>
          <w:shd w:val="clear" w:color="auto" w:fill="FFFFFF"/>
        </w:rPr>
        <w:t>de ser la principal referencia durante el desplazamiento.</w:t>
      </w:r>
    </w:p>
    <w:p w14:paraId="3153834A" w14:textId="2AD6D5DE" w:rsidR="00695C48" w:rsidDel="00960A3D" w:rsidRDefault="009B0E5E" w:rsidP="00E67711">
      <w:pPr>
        <w:rPr>
          <w:del w:id="53" w:author="David C. Perez Lopez" w:date="2026-07-14T19:11:00Z"/>
        </w:rPr>
      </w:pPr>
      <w:r>
        <w:rPr>
          <w:shd w:val="clear" w:color="auto" w:fill="FFFFFF"/>
        </w:rPr>
        <w:t>Organizar la experiencia median</w:t>
      </w:r>
      <w:r>
        <w:rPr>
          <w:shd w:val="clear" w:color="auto" w:fill="FFFFFF"/>
        </w:rPr>
        <w:t>te tareas progresivas</w:t>
      </w:r>
      <w:del w:id="54" w:author="David C. Perez Lopez" w:date="2026-07-14T19:11:00Z">
        <w:r w:rsidDel="00960A3D">
          <w:rPr>
            <w:shd w:val="clear" w:color="auto" w:fill="FFFFFF"/>
          </w:rPr>
          <w:delText>. El recorrido se dividió en fases secuenciales: avanzar por la acera, cruzar la calzada y localizar la entrada del metro. Cada tarea se activó en el momento correspondiente y el sistema registró el progreso del usuario.</w:delText>
        </w:r>
      </w:del>
    </w:p>
    <w:p w14:paraId="6BE0780F" w14:textId="4D20299B" w:rsidR="00695C48" w:rsidRDefault="009B0E5E" w:rsidP="00960A3D">
      <w:del w:id="55" w:author="David C. Perez Lopez" w:date="2026-07-14T19:11:00Z">
        <w:r w:rsidDel="00960A3D">
          <w:rPr>
            <w:shd w:val="clear" w:color="auto" w:fill="FFFFFF"/>
          </w:rPr>
          <w:delText>Esta estructur</w:delText>
        </w:r>
        <w:r w:rsidDel="00960A3D">
          <w:rPr>
            <w:shd w:val="clear" w:color="auto" w:fill="FFFFFF"/>
          </w:rPr>
          <w:delText>a proporcionó</w:delText>
        </w:r>
      </w:del>
      <w:ins w:id="56" w:author="David C. Perez Lopez" w:date="2026-07-14T19:11:00Z">
        <w:r w:rsidR="00960A3D">
          <w:rPr>
            <w:shd w:val="clear" w:color="auto" w:fill="FFFFFF"/>
          </w:rPr>
          <w:t xml:space="preserve">, con el fin </w:t>
        </w:r>
      </w:ins>
      <w:ins w:id="57" w:author="David C. Perez Lopez" w:date="2026-07-14T19:12:00Z">
        <w:r w:rsidR="00960A3D">
          <w:rPr>
            <w:shd w:val="clear" w:color="auto" w:fill="FFFFFF"/>
          </w:rPr>
          <w:t>de proporcionar</w:t>
        </w:r>
      </w:ins>
      <w:r>
        <w:rPr>
          <w:shd w:val="clear" w:color="auto" w:fill="FFFFFF"/>
        </w:rPr>
        <w:t xml:space="preserve"> un inicio, un desarrollo y una meta definidos, y </w:t>
      </w:r>
      <w:del w:id="58" w:author="David C. Perez Lopez" w:date="2026-07-14T19:12:00Z">
        <w:r w:rsidDel="00960A3D">
          <w:rPr>
            <w:shd w:val="clear" w:color="auto" w:fill="FFFFFF"/>
          </w:rPr>
          <w:delText xml:space="preserve">facilitó </w:delText>
        </w:r>
      </w:del>
      <w:ins w:id="59" w:author="David C. Perez Lopez" w:date="2026-07-14T19:12:00Z">
        <w:r w:rsidR="00960A3D">
          <w:rPr>
            <w:shd w:val="clear" w:color="auto" w:fill="FFFFFF"/>
          </w:rPr>
          <w:t>facilitar</w:t>
        </w:r>
        <w:r w:rsidR="00960A3D">
          <w:rPr>
            <w:shd w:val="clear" w:color="auto" w:fill="FFFFFF"/>
          </w:rPr>
          <w:t xml:space="preserve"> </w:t>
        </w:r>
      </w:ins>
      <w:r>
        <w:rPr>
          <w:shd w:val="clear" w:color="auto" w:fill="FFFFFF"/>
        </w:rPr>
        <w:t>el análisis de las dificultades encontradas en cada parte del recorrido.</w:t>
      </w:r>
    </w:p>
    <w:p w14:paraId="1D6AD0E9" w14:textId="743A7A44" w:rsidR="00695C48" w:rsidRDefault="009B0E5E" w:rsidP="00E67711">
      <w:r>
        <w:rPr>
          <w:shd w:val="clear" w:color="auto" w:fill="FFFFFF"/>
        </w:rPr>
        <w:t xml:space="preserve">Evaluar el prototipo desde los puntos de vista técnico y de experiencia de usuario. Las pruebas técnicas </w:t>
      </w:r>
      <w:del w:id="60" w:author="David C. Perez Lopez" w:date="2026-07-14T19:12:00Z">
        <w:r w:rsidDel="00960A3D">
          <w:rPr>
            <w:shd w:val="clear" w:color="auto" w:fill="FFFFFF"/>
          </w:rPr>
          <w:delText>compro</w:delText>
        </w:r>
        <w:r w:rsidDel="00960A3D">
          <w:rPr>
            <w:shd w:val="clear" w:color="auto" w:fill="FFFFFF"/>
          </w:rPr>
          <w:delText xml:space="preserve">baron </w:delText>
        </w:r>
      </w:del>
      <w:ins w:id="61" w:author="David C. Perez Lopez" w:date="2026-07-14T19:12:00Z">
        <w:r w:rsidR="00960A3D">
          <w:rPr>
            <w:shd w:val="clear" w:color="auto" w:fill="FFFFFF"/>
          </w:rPr>
          <w:t>comprobarán</w:t>
        </w:r>
        <w:r w:rsidR="00960A3D">
          <w:rPr>
            <w:shd w:val="clear" w:color="auto" w:fill="FFFFFF"/>
          </w:rPr>
          <w:t xml:space="preserve"> </w:t>
        </w:r>
      </w:ins>
      <w:r>
        <w:rPr>
          <w:shd w:val="clear" w:color="auto" w:fill="FFFFFF"/>
        </w:rPr>
        <w:t xml:space="preserve">el rendimiento, la estabilidad, la lógica de tareas, los modos visuales y la integración del audio, la interacción háptica y el tráfico. Las sesiones con usuarios </w:t>
      </w:r>
      <w:del w:id="62" w:author="David C. Perez Lopez" w:date="2026-07-14T19:12:00Z">
        <w:r w:rsidDel="00960A3D">
          <w:rPr>
            <w:shd w:val="clear" w:color="auto" w:fill="FFFFFF"/>
          </w:rPr>
          <w:delText xml:space="preserve">permitieron </w:delText>
        </w:r>
      </w:del>
      <w:ins w:id="63" w:author="David C. Perez Lopez" w:date="2026-07-14T19:12:00Z">
        <w:r w:rsidR="00960A3D">
          <w:rPr>
            <w:shd w:val="clear" w:color="auto" w:fill="FFFFFF"/>
          </w:rPr>
          <w:t>permitirán</w:t>
        </w:r>
        <w:r w:rsidR="00960A3D">
          <w:rPr>
            <w:shd w:val="clear" w:color="auto" w:fill="FFFFFF"/>
          </w:rPr>
          <w:t xml:space="preserve"> </w:t>
        </w:r>
      </w:ins>
      <w:r>
        <w:rPr>
          <w:shd w:val="clear" w:color="auto" w:fill="FFFFFF"/>
        </w:rPr>
        <w:t>observar el comportamiento durante el recorrido, detectar puntos de confusi</w:t>
      </w:r>
      <w:r>
        <w:rPr>
          <w:shd w:val="clear" w:color="auto" w:fill="FFFFFF"/>
        </w:rPr>
        <w:t>ón y valorar la utilidad de las ayudas disponibles.</w:t>
      </w:r>
    </w:p>
    <w:p w14:paraId="25DD3F0E" w14:textId="12344F1D" w:rsidR="00695C48" w:rsidRDefault="009B0E5E" w:rsidP="00E67711">
      <w:r>
        <w:rPr>
          <w:shd w:val="clear" w:color="auto" w:fill="FFFFFF"/>
        </w:rPr>
        <w:t xml:space="preserve">Los resultados de la evaluación se </w:t>
      </w:r>
      <w:del w:id="64" w:author="David C. Perez Lopez" w:date="2026-07-14T19:13:00Z">
        <w:r w:rsidDel="00960A3D">
          <w:rPr>
            <w:shd w:val="clear" w:color="auto" w:fill="FFFFFF"/>
          </w:rPr>
          <w:delText xml:space="preserve">utilizaron </w:delText>
        </w:r>
      </w:del>
      <w:ins w:id="65" w:author="David C. Perez Lopez" w:date="2026-07-14T19:13:00Z">
        <w:r w:rsidR="00960A3D">
          <w:rPr>
            <w:shd w:val="clear" w:color="auto" w:fill="FFFFFF"/>
          </w:rPr>
          <w:t>utilizarán</w:t>
        </w:r>
        <w:r w:rsidR="00960A3D">
          <w:rPr>
            <w:shd w:val="clear" w:color="auto" w:fill="FFFFFF"/>
          </w:rPr>
          <w:t xml:space="preserve"> </w:t>
        </w:r>
      </w:ins>
      <w:r>
        <w:rPr>
          <w:shd w:val="clear" w:color="auto" w:fill="FFFFFF"/>
        </w:rPr>
        <w:t>para corregir errores, ajustar la dificultad, mejorar la interfaz y valorar el cumplimiento de la finalidad del prototipo como herramienta de sensibilización.</w:t>
      </w:r>
    </w:p>
    <w:p w14:paraId="33C8CFB5" w14:textId="30997ABD" w:rsidR="00695C48" w:rsidRDefault="009B0E5E">
      <w:pPr>
        <w:pStyle w:val="Ttulo2"/>
      </w:pPr>
      <w:bookmarkStart w:id="66" w:name="_Toc234946549"/>
      <w:r>
        <w:t>Metodología</w:t>
      </w:r>
      <w:bookmarkEnd w:id="66"/>
    </w:p>
    <w:p w14:paraId="39D52181" w14:textId="77777777" w:rsidR="00695C48" w:rsidRDefault="009B0E5E" w:rsidP="00E67711">
      <w:r>
        <w:rPr>
          <w:shd w:val="clear" w:color="auto" w:fill="FFFFFF"/>
        </w:rPr>
        <w:t>El proyecto se desarrolló mediante una metodología iterativa e incremental. En lugar de construir la experiencia completa en una única fase, el trabajo se dividió en ciclos sucesivos de implementación, prueba y revisión. Este enfoque permi</w:t>
      </w:r>
      <w:r>
        <w:rPr>
          <w:shd w:val="clear" w:color="auto" w:fill="FFFFFF"/>
        </w:rPr>
        <w:t>tió incorporar las observaciones del tutor, los resultados de las pruebas y los problemas detectados en cada iteración.</w:t>
      </w:r>
    </w:p>
    <w:p w14:paraId="40732808" w14:textId="3BC5CD44" w:rsidR="00695C48" w:rsidRDefault="009B0E5E" w:rsidP="00E67711">
      <w:del w:id="67" w:author="David C. Perez Lopez" w:date="2026-07-14T19:23:00Z">
        <w:r w:rsidDel="007523BB">
          <w:rPr>
            <w:shd w:val="clear" w:color="auto" w:fill="FFFFFF"/>
          </w:rPr>
          <w:lastRenderedPageBreak/>
          <w:delText>La primera versión del simulador incluía</w:delText>
        </w:r>
      </w:del>
      <w:ins w:id="68" w:author="David C. Perez Lopez" w:date="2026-07-14T19:23:00Z">
        <w:r w:rsidR="007523BB">
          <w:rPr>
            <w:shd w:val="clear" w:color="auto" w:fill="FFFFFF"/>
          </w:rPr>
          <w:t>En una primera fase se incluirán</w:t>
        </w:r>
      </w:ins>
      <w:r>
        <w:rPr>
          <w:shd w:val="clear" w:color="auto" w:fill="FFFFFF"/>
        </w:rPr>
        <w:t xml:space="preserve"> los componentes esenciales del recorrido: el desplazamiento del usuario, la estructura básica d</w:t>
      </w:r>
      <w:r>
        <w:rPr>
          <w:shd w:val="clear" w:color="auto" w:fill="FFFFFF"/>
        </w:rPr>
        <w:t xml:space="preserve">el escenario y una lógica inicial de tareas. Una vez validados </w:t>
      </w:r>
      <w:del w:id="69" w:author="David C. Perez Lopez" w:date="2026-07-14T19:23:00Z">
        <w:r w:rsidDel="007523BB">
          <w:rPr>
            <w:shd w:val="clear" w:color="auto" w:fill="FFFFFF"/>
          </w:rPr>
          <w:delText>estos elementos en Unity</w:delText>
        </w:r>
      </w:del>
      <w:r>
        <w:rPr>
          <w:shd w:val="clear" w:color="auto" w:fill="FFFFFF"/>
        </w:rPr>
        <w:t xml:space="preserve">, se </w:t>
      </w:r>
      <w:del w:id="70" w:author="David C. Perez Lopez" w:date="2026-07-14T19:23:00Z">
        <w:r w:rsidDel="007523BB">
          <w:rPr>
            <w:shd w:val="clear" w:color="auto" w:fill="FFFFFF"/>
          </w:rPr>
          <w:delText xml:space="preserve">añadieron </w:delText>
        </w:r>
      </w:del>
      <w:ins w:id="71" w:author="David C. Perez Lopez" w:date="2026-07-14T19:23:00Z">
        <w:r w:rsidR="007523BB">
          <w:rPr>
            <w:shd w:val="clear" w:color="auto" w:fill="FFFFFF"/>
          </w:rPr>
          <w:t>añadirá</w:t>
        </w:r>
        <w:r w:rsidR="007523BB">
          <w:rPr>
            <w:shd w:val="clear" w:color="auto" w:fill="FFFFFF"/>
          </w:rPr>
          <w:t xml:space="preserve"> </w:t>
        </w:r>
      </w:ins>
      <w:del w:id="72" w:author="David C. Perez Lopez" w:date="2026-07-14T19:24:00Z">
        <w:r w:rsidDel="007523BB">
          <w:rPr>
            <w:shd w:val="clear" w:color="auto" w:fill="FFFFFF"/>
          </w:rPr>
          <w:delText>los modos de visión reducida, el bastón virtual, el tráfico, el audio espacial y la pantalla de resultados</w:delText>
        </w:r>
      </w:del>
      <w:ins w:id="73" w:author="David C. Perez Lopez" w:date="2026-07-14T19:24:00Z">
        <w:r w:rsidR="007523BB">
          <w:rPr>
            <w:shd w:val="clear" w:color="auto" w:fill="FFFFFF"/>
          </w:rPr>
          <w:t>la funcionalidad restante</w:t>
        </w:r>
      </w:ins>
      <w:r>
        <w:rPr>
          <w:shd w:val="clear" w:color="auto" w:fill="FFFFFF"/>
        </w:rPr>
        <w:t xml:space="preserve">. Cada ciclo </w:t>
      </w:r>
      <w:del w:id="74" w:author="David C. Perez Lopez" w:date="2026-07-14T19:24:00Z">
        <w:r w:rsidDel="007523BB">
          <w:rPr>
            <w:shd w:val="clear" w:color="auto" w:fill="FFFFFF"/>
          </w:rPr>
          <w:delText xml:space="preserve">incluyó </w:delText>
        </w:r>
      </w:del>
      <w:ins w:id="75" w:author="David C. Perez Lopez" w:date="2026-07-14T19:24:00Z">
        <w:r w:rsidR="007523BB">
          <w:rPr>
            <w:shd w:val="clear" w:color="auto" w:fill="FFFFFF"/>
          </w:rPr>
          <w:t>incluirá</w:t>
        </w:r>
        <w:r w:rsidR="007523BB">
          <w:rPr>
            <w:shd w:val="clear" w:color="auto" w:fill="FFFFFF"/>
          </w:rPr>
          <w:t xml:space="preserve"> </w:t>
        </w:r>
      </w:ins>
      <w:r>
        <w:rPr>
          <w:shd w:val="clear" w:color="auto" w:fill="FFFFFF"/>
        </w:rPr>
        <w:t>ajustes de jugabilidad, rev</w:t>
      </w:r>
      <w:r>
        <w:rPr>
          <w:shd w:val="clear" w:color="auto" w:fill="FFFFFF"/>
        </w:rPr>
        <w:t>isión de las ayudas visuales y no visuales, corrección de incidencias y optimización del rendimiento.</w:t>
      </w:r>
    </w:p>
    <w:p w14:paraId="1CD39067" w14:textId="22E43F56" w:rsidR="00695C48" w:rsidRDefault="009B0E5E" w:rsidP="00E67711">
      <w:r>
        <w:rPr>
          <w:shd w:val="clear" w:color="auto" w:fill="FFFFFF"/>
        </w:rPr>
        <w:t>La planificación se organizó en ciclos de aproximadamente dos semanas, distribuidos entre documentación, diseño, implementación y pruebas. Durante la fase</w:t>
      </w:r>
      <w:r>
        <w:rPr>
          <w:shd w:val="clear" w:color="auto" w:fill="FFFFFF"/>
        </w:rPr>
        <w:t xml:space="preserve"> de diseño se </w:t>
      </w:r>
      <w:del w:id="76" w:author="David C. Perez Lopez" w:date="2026-07-14T19:21:00Z">
        <w:r w:rsidDel="007523BB">
          <w:rPr>
            <w:shd w:val="clear" w:color="auto" w:fill="FFFFFF"/>
          </w:rPr>
          <w:delText xml:space="preserve">elaboraron </w:delText>
        </w:r>
      </w:del>
      <w:ins w:id="77" w:author="David C. Perez Lopez" w:date="2026-07-14T19:21:00Z">
        <w:r w:rsidR="007523BB">
          <w:rPr>
            <w:shd w:val="clear" w:color="auto" w:fill="FFFFFF"/>
          </w:rPr>
          <w:t>elaborarán</w:t>
        </w:r>
        <w:r w:rsidR="007523BB">
          <w:rPr>
            <w:shd w:val="clear" w:color="auto" w:fill="FFFFFF"/>
          </w:rPr>
          <w:t xml:space="preserve"> </w:t>
        </w:r>
      </w:ins>
      <w:r>
        <w:rPr>
          <w:shd w:val="clear" w:color="auto" w:fill="FFFFFF"/>
        </w:rPr>
        <w:t xml:space="preserve">en Canva los diagramas de interfaz y del flujo de la experiencia, y se </w:t>
      </w:r>
      <w:del w:id="78" w:author="David C. Perez Lopez" w:date="2026-07-14T19:21:00Z">
        <w:r w:rsidDel="007523BB">
          <w:rPr>
            <w:shd w:val="clear" w:color="auto" w:fill="FFFFFF"/>
          </w:rPr>
          <w:delText xml:space="preserve">realizaron </w:delText>
        </w:r>
      </w:del>
      <w:ins w:id="79" w:author="David C. Perez Lopez" w:date="2026-07-14T19:21:00Z">
        <w:r w:rsidR="007523BB">
          <w:rPr>
            <w:shd w:val="clear" w:color="auto" w:fill="FFFFFF"/>
          </w:rPr>
          <w:t>realiza</w:t>
        </w:r>
      </w:ins>
      <w:ins w:id="80" w:author="David C. Perez Lopez" w:date="2026-07-14T19:22:00Z">
        <w:r w:rsidR="007523BB">
          <w:rPr>
            <w:shd w:val="clear" w:color="auto" w:fill="FFFFFF"/>
          </w:rPr>
          <w:t>rán</w:t>
        </w:r>
      </w:ins>
      <w:ins w:id="81" w:author="David C. Perez Lopez" w:date="2026-07-14T19:21:00Z">
        <w:r w:rsidR="007523BB">
          <w:rPr>
            <w:shd w:val="clear" w:color="auto" w:fill="FFFFFF"/>
          </w:rPr>
          <w:t xml:space="preserve"> </w:t>
        </w:r>
      </w:ins>
      <w:r>
        <w:rPr>
          <w:shd w:val="clear" w:color="auto" w:fill="FFFFFF"/>
        </w:rPr>
        <w:t xml:space="preserve">bocetos manuales del escenario, el recorrido y los puntos de interacción. Los recursos tridimensionales se </w:t>
      </w:r>
      <w:del w:id="82" w:author="David C. Perez Lopez" w:date="2026-07-14T19:22:00Z">
        <w:r w:rsidDel="007523BB">
          <w:rPr>
            <w:shd w:val="clear" w:color="auto" w:fill="FFFFFF"/>
          </w:rPr>
          <w:delText xml:space="preserve">modelaron </w:delText>
        </w:r>
      </w:del>
      <w:ins w:id="83" w:author="David C. Perez Lopez" w:date="2026-07-14T19:22:00Z">
        <w:r w:rsidR="007523BB">
          <w:rPr>
            <w:shd w:val="clear" w:color="auto" w:fill="FFFFFF"/>
          </w:rPr>
          <w:t>modelarán</w:t>
        </w:r>
        <w:r w:rsidR="007523BB">
          <w:rPr>
            <w:shd w:val="clear" w:color="auto" w:fill="FFFFFF"/>
          </w:rPr>
          <w:t xml:space="preserve"> </w:t>
        </w:r>
      </w:ins>
      <w:r>
        <w:rPr>
          <w:shd w:val="clear" w:color="auto" w:fill="FFFFFF"/>
        </w:rPr>
        <w:t>en 3ds Max y Blender antes de in</w:t>
      </w:r>
      <w:r>
        <w:rPr>
          <w:shd w:val="clear" w:color="auto" w:fill="FFFFFF"/>
        </w:rPr>
        <w:t>tegrarse en Unity.</w:t>
      </w:r>
    </w:p>
    <w:p w14:paraId="7B577C8E" w14:textId="468C000A" w:rsidR="00695C48" w:rsidRDefault="009B0E5E" w:rsidP="00E67711">
      <w:r>
        <w:rPr>
          <w:shd w:val="clear" w:color="auto" w:fill="FFFFFF"/>
        </w:rPr>
        <w:t xml:space="preserve">El flujo técnico </w:t>
      </w:r>
      <w:del w:id="84" w:author="David C. Perez Lopez" w:date="2026-07-14T19:25:00Z">
        <w:r w:rsidDel="007523BB">
          <w:rPr>
            <w:shd w:val="clear" w:color="auto" w:fill="FFFFFF"/>
          </w:rPr>
          <w:delText xml:space="preserve">comenzó </w:delText>
        </w:r>
      </w:del>
      <w:ins w:id="85" w:author="David C. Perez Lopez" w:date="2026-07-14T19:25:00Z">
        <w:r w:rsidR="007523BB">
          <w:rPr>
            <w:shd w:val="clear" w:color="auto" w:fill="FFFFFF"/>
          </w:rPr>
          <w:t>comienza</w:t>
        </w:r>
        <w:r w:rsidR="007523BB">
          <w:rPr>
            <w:shd w:val="clear" w:color="auto" w:fill="FFFFFF"/>
          </w:rPr>
          <w:t xml:space="preserve"> </w:t>
        </w:r>
      </w:ins>
      <w:r>
        <w:rPr>
          <w:shd w:val="clear" w:color="auto" w:fill="FFFFFF"/>
        </w:rPr>
        <w:t xml:space="preserve">con la definición del recorrido y de las funciones principales. A continuación, se </w:t>
      </w:r>
      <w:del w:id="86" w:author="David C. Perez Lopez" w:date="2026-07-14T19:25:00Z">
        <w:r w:rsidDel="007523BB">
          <w:rPr>
            <w:shd w:val="clear" w:color="auto" w:fill="FFFFFF"/>
          </w:rPr>
          <w:delText xml:space="preserve">implementaron </w:delText>
        </w:r>
      </w:del>
      <w:ins w:id="87" w:author="David C. Perez Lopez" w:date="2026-07-14T19:25:00Z">
        <w:r w:rsidR="007523BB">
          <w:rPr>
            <w:shd w:val="clear" w:color="auto" w:fill="FFFFFF"/>
          </w:rPr>
          <w:t>implementar</w:t>
        </w:r>
        <w:r w:rsidR="007523BB">
          <w:rPr>
            <w:shd w:val="clear" w:color="auto" w:fill="FFFFFF"/>
          </w:rPr>
          <w:t>á</w:t>
        </w:r>
        <w:r w:rsidR="007523BB">
          <w:rPr>
            <w:shd w:val="clear" w:color="auto" w:fill="FFFFFF"/>
          </w:rPr>
          <w:t xml:space="preserve">n </w:t>
        </w:r>
      </w:ins>
      <w:r>
        <w:rPr>
          <w:shd w:val="clear" w:color="auto" w:fill="FFFFFF"/>
        </w:rPr>
        <w:t xml:space="preserve">los sistemas en Unity y se </w:t>
      </w:r>
      <w:del w:id="88" w:author="David C. Perez Lopez" w:date="2026-07-14T19:25:00Z">
        <w:r w:rsidDel="007523BB">
          <w:rPr>
            <w:shd w:val="clear" w:color="auto" w:fill="FFFFFF"/>
          </w:rPr>
          <w:delText xml:space="preserve">probaron </w:delText>
        </w:r>
      </w:del>
      <w:ins w:id="89" w:author="David C. Perez Lopez" w:date="2026-07-14T19:25:00Z">
        <w:r w:rsidR="007523BB">
          <w:rPr>
            <w:shd w:val="clear" w:color="auto" w:fill="FFFFFF"/>
          </w:rPr>
          <w:t>probarán</w:t>
        </w:r>
        <w:r w:rsidR="007523BB">
          <w:rPr>
            <w:shd w:val="clear" w:color="auto" w:fill="FFFFFF"/>
          </w:rPr>
          <w:t xml:space="preserve"> </w:t>
        </w:r>
      </w:ins>
      <w:r>
        <w:rPr>
          <w:shd w:val="clear" w:color="auto" w:fill="FFFFFF"/>
        </w:rPr>
        <w:t xml:space="preserve">tanto en el simulador XR como en el visor. Cuando cada bloque </w:t>
      </w:r>
      <w:del w:id="90" w:author="David C. Perez Lopez" w:date="2026-07-14T19:25:00Z">
        <w:r w:rsidDel="007523BB">
          <w:rPr>
            <w:shd w:val="clear" w:color="auto" w:fill="FFFFFF"/>
          </w:rPr>
          <w:delText xml:space="preserve">alcanzaba </w:delText>
        </w:r>
      </w:del>
      <w:ins w:id="91" w:author="David C. Perez Lopez" w:date="2026-07-14T19:25:00Z">
        <w:r w:rsidR="007523BB">
          <w:rPr>
            <w:shd w:val="clear" w:color="auto" w:fill="FFFFFF"/>
          </w:rPr>
          <w:t>alcance</w:t>
        </w:r>
        <w:r w:rsidR="007523BB">
          <w:rPr>
            <w:shd w:val="clear" w:color="auto" w:fill="FFFFFF"/>
          </w:rPr>
          <w:t xml:space="preserve"> </w:t>
        </w:r>
      </w:ins>
      <w:r>
        <w:rPr>
          <w:shd w:val="clear" w:color="auto" w:fill="FFFFFF"/>
        </w:rPr>
        <w:t>un nive</w:t>
      </w:r>
      <w:r>
        <w:rPr>
          <w:shd w:val="clear" w:color="auto" w:fill="FFFFFF"/>
        </w:rPr>
        <w:t xml:space="preserve">l suficiente de estabilidad, los cambios se </w:t>
      </w:r>
      <w:del w:id="92" w:author="David C. Perez Lopez" w:date="2026-07-14T19:26:00Z">
        <w:r w:rsidDel="007523BB">
          <w:rPr>
            <w:shd w:val="clear" w:color="auto" w:fill="FFFFFF"/>
          </w:rPr>
          <w:delText xml:space="preserve">registraban </w:delText>
        </w:r>
      </w:del>
      <w:ins w:id="93" w:author="David C. Perez Lopez" w:date="2026-07-14T19:26:00Z">
        <w:r w:rsidR="007523BB">
          <w:rPr>
            <w:shd w:val="clear" w:color="auto" w:fill="FFFFFF"/>
          </w:rPr>
          <w:t>registrarán</w:t>
        </w:r>
        <w:r w:rsidR="007523BB">
          <w:rPr>
            <w:shd w:val="clear" w:color="auto" w:fill="FFFFFF"/>
          </w:rPr>
          <w:t xml:space="preserve"> </w:t>
        </w:r>
      </w:ins>
      <w:r>
        <w:rPr>
          <w:shd w:val="clear" w:color="auto" w:fill="FFFFFF"/>
        </w:rPr>
        <w:t xml:space="preserve">en Git mediante GitKraken, lo que </w:t>
      </w:r>
      <w:del w:id="94" w:author="David C. Perez Lopez" w:date="2026-07-14T19:26:00Z">
        <w:r w:rsidDel="007523BB">
          <w:rPr>
            <w:shd w:val="clear" w:color="auto" w:fill="FFFFFF"/>
          </w:rPr>
          <w:delText xml:space="preserve">permitió </w:delText>
        </w:r>
      </w:del>
      <w:ins w:id="95" w:author="David C. Perez Lopez" w:date="2026-07-14T19:26:00Z">
        <w:r w:rsidR="007523BB">
          <w:rPr>
            <w:shd w:val="clear" w:color="auto" w:fill="FFFFFF"/>
          </w:rPr>
          <w:t>permitirá</w:t>
        </w:r>
        <w:r w:rsidR="007523BB">
          <w:rPr>
            <w:shd w:val="clear" w:color="auto" w:fill="FFFFFF"/>
          </w:rPr>
          <w:t xml:space="preserve"> </w:t>
        </w:r>
      </w:ins>
      <w:r>
        <w:rPr>
          <w:shd w:val="clear" w:color="auto" w:fill="FFFFFF"/>
        </w:rPr>
        <w:t xml:space="preserve">mantener un historial organizado y recuperar versiones anteriores. La ambientación sonora se </w:t>
      </w:r>
      <w:del w:id="96" w:author="David C. Perez Lopez" w:date="2026-07-14T19:26:00Z">
        <w:r w:rsidDel="007523BB">
          <w:rPr>
            <w:shd w:val="clear" w:color="auto" w:fill="FFFFFF"/>
          </w:rPr>
          <w:delText xml:space="preserve">preparó </w:delText>
        </w:r>
      </w:del>
      <w:ins w:id="97" w:author="David C. Perez Lopez" w:date="2026-07-14T19:26:00Z">
        <w:r w:rsidR="007523BB">
          <w:rPr>
            <w:shd w:val="clear" w:color="auto" w:fill="FFFFFF"/>
          </w:rPr>
          <w:t>preparará</w:t>
        </w:r>
        <w:r w:rsidR="007523BB">
          <w:rPr>
            <w:shd w:val="clear" w:color="auto" w:fill="FFFFFF"/>
          </w:rPr>
          <w:t xml:space="preserve"> </w:t>
        </w:r>
      </w:ins>
      <w:r>
        <w:rPr>
          <w:shd w:val="clear" w:color="auto" w:fill="FFFFFF"/>
        </w:rPr>
        <w:t xml:space="preserve">en FL Studio 2025 y posteriormente se </w:t>
      </w:r>
      <w:del w:id="98" w:author="David C. Perez Lopez" w:date="2026-07-14T19:26:00Z">
        <w:r w:rsidDel="00AE176D">
          <w:rPr>
            <w:shd w:val="clear" w:color="auto" w:fill="FFFFFF"/>
          </w:rPr>
          <w:delText xml:space="preserve">integró </w:delText>
        </w:r>
      </w:del>
      <w:ins w:id="99" w:author="David C. Perez Lopez" w:date="2026-07-14T19:26:00Z">
        <w:r w:rsidR="00AE176D">
          <w:rPr>
            <w:shd w:val="clear" w:color="auto" w:fill="FFFFFF"/>
          </w:rPr>
          <w:t>integrará</w:t>
        </w:r>
        <w:r w:rsidR="00AE176D">
          <w:rPr>
            <w:shd w:val="clear" w:color="auto" w:fill="FFFFFF"/>
          </w:rPr>
          <w:t xml:space="preserve"> </w:t>
        </w:r>
      </w:ins>
      <w:r>
        <w:rPr>
          <w:shd w:val="clear" w:color="auto" w:fill="FFFFFF"/>
        </w:rPr>
        <w:t>en el moto</w:t>
      </w:r>
      <w:r>
        <w:rPr>
          <w:shd w:val="clear" w:color="auto" w:fill="FFFFFF"/>
        </w:rPr>
        <w:t>r.</w:t>
      </w:r>
    </w:p>
    <w:p w14:paraId="66525C2E" w14:textId="48C37346" w:rsidR="00695C48" w:rsidRDefault="009B0E5E" w:rsidP="00E67711">
      <w:r>
        <w:rPr>
          <w:shd w:val="clear" w:color="auto" w:fill="FFFFFF"/>
        </w:rPr>
        <w:t xml:space="preserve">La validación se </w:t>
      </w:r>
      <w:del w:id="100" w:author="David C. Perez Lopez" w:date="2026-07-14T19:26:00Z">
        <w:r w:rsidDel="00AE176D">
          <w:rPr>
            <w:shd w:val="clear" w:color="auto" w:fill="FFFFFF"/>
          </w:rPr>
          <w:delText xml:space="preserve">mantuvo </w:delText>
        </w:r>
      </w:del>
      <w:ins w:id="101" w:author="David C. Perez Lopez" w:date="2026-07-14T19:26:00Z">
        <w:r w:rsidR="00AE176D">
          <w:rPr>
            <w:shd w:val="clear" w:color="auto" w:fill="FFFFFF"/>
          </w:rPr>
          <w:t>mantendrá</w:t>
        </w:r>
        <w:r w:rsidR="00AE176D">
          <w:rPr>
            <w:shd w:val="clear" w:color="auto" w:fill="FFFFFF"/>
          </w:rPr>
          <w:t xml:space="preserve"> </w:t>
        </w:r>
      </w:ins>
      <w:r>
        <w:rPr>
          <w:shd w:val="clear" w:color="auto" w:fill="FFFFFF"/>
        </w:rPr>
        <w:t xml:space="preserve">durante todo el desarrollo mediante pruebas funcionales y sesiones breves con usuarios. Sus resultados </w:t>
      </w:r>
      <w:del w:id="102" w:author="David C. Perez Lopez" w:date="2026-07-14T19:27:00Z">
        <w:r w:rsidDel="00AE176D">
          <w:rPr>
            <w:shd w:val="clear" w:color="auto" w:fill="FFFFFF"/>
          </w:rPr>
          <w:delText xml:space="preserve">permitieron </w:delText>
        </w:r>
      </w:del>
      <w:ins w:id="103" w:author="David C. Perez Lopez" w:date="2026-07-14T19:27:00Z">
        <w:r w:rsidR="00AE176D">
          <w:rPr>
            <w:shd w:val="clear" w:color="auto" w:fill="FFFFFF"/>
          </w:rPr>
          <w:t>permitirán</w:t>
        </w:r>
        <w:r w:rsidR="00AE176D">
          <w:rPr>
            <w:shd w:val="clear" w:color="auto" w:fill="FFFFFF"/>
          </w:rPr>
          <w:t xml:space="preserve"> </w:t>
        </w:r>
      </w:ins>
      <w:r>
        <w:rPr>
          <w:shd w:val="clear" w:color="auto" w:fill="FFFFFF"/>
        </w:rPr>
        <w:t xml:space="preserve">ajustar la interacción, el escenario y el sonido antes de cerrar la versión final. </w:t>
      </w:r>
      <w:del w:id="104" w:author="David C. Perez Lopez" w:date="2026-07-14T19:27:00Z">
        <w:r w:rsidDel="00AE176D">
          <w:rPr>
            <w:shd w:val="clear" w:color="auto" w:fill="FFFFFF"/>
          </w:rPr>
          <w:delText>El apartado 1.4 detalla las fa</w:delText>
        </w:r>
        <w:r w:rsidDel="00AE176D">
          <w:rPr>
            <w:shd w:val="clear" w:color="auto" w:fill="FFFFFF"/>
          </w:rPr>
          <w:delText>ses, los objetivos, los entregables y el calendario de trabajo.</w:delText>
        </w:r>
      </w:del>
    </w:p>
    <w:p w14:paraId="00A72FA6" w14:textId="69C55542" w:rsidR="00695C48" w:rsidRDefault="009B0E5E" w:rsidP="00E41473">
      <w:pPr>
        <w:pStyle w:val="Ttulo2"/>
      </w:pPr>
      <w:bookmarkStart w:id="105" w:name="_Toc234946550"/>
      <w:r>
        <w:t>Etapas del proyecto</w:t>
      </w:r>
      <w:bookmarkEnd w:id="105"/>
    </w:p>
    <w:p w14:paraId="28DBAC1A" w14:textId="4F809866" w:rsidR="00695C48" w:rsidRDefault="009B0E5E" w:rsidP="00E67711">
      <w:r>
        <w:rPr>
          <w:shd w:val="clear" w:color="auto" w:fill="FFFFFF"/>
        </w:rPr>
        <w:t xml:space="preserve">El desarrollo del prototipo se dividió en cuatro etapas, realizadas entre marzo y agosto. Cada fase incluyó objetivos concretos, entregables y puntos de revisión que </w:t>
      </w:r>
      <w:del w:id="106" w:author="David C. Perez Lopez" w:date="2026-07-14T19:28:00Z">
        <w:r w:rsidDel="008B3C58">
          <w:rPr>
            <w:shd w:val="clear" w:color="auto" w:fill="FFFFFF"/>
          </w:rPr>
          <w:delText>pe</w:delText>
        </w:r>
        <w:r w:rsidDel="008B3C58">
          <w:rPr>
            <w:shd w:val="clear" w:color="auto" w:fill="FFFFFF"/>
          </w:rPr>
          <w:delText xml:space="preserve">rmitieron </w:delText>
        </w:r>
      </w:del>
      <w:ins w:id="107" w:author="David C. Perez Lopez" w:date="2026-07-14T19:28:00Z">
        <w:r w:rsidR="008B3C58">
          <w:rPr>
            <w:shd w:val="clear" w:color="auto" w:fill="FFFFFF"/>
          </w:rPr>
          <w:t>permitirán</w:t>
        </w:r>
        <w:r w:rsidR="008B3C58">
          <w:rPr>
            <w:shd w:val="clear" w:color="auto" w:fill="FFFFFF"/>
          </w:rPr>
          <w:t xml:space="preserve"> </w:t>
        </w:r>
      </w:ins>
      <w:r>
        <w:rPr>
          <w:shd w:val="clear" w:color="auto" w:fill="FFFFFF"/>
        </w:rPr>
        <w:t xml:space="preserve">comprobar el avance y adaptar las prioridades a los problemas detectados. Las observaciones del tutor y los resultados de las pruebas se </w:t>
      </w:r>
      <w:del w:id="108" w:author="David C. Perez Lopez" w:date="2026-07-14T19:28:00Z">
        <w:r w:rsidDel="008B3C58">
          <w:rPr>
            <w:shd w:val="clear" w:color="auto" w:fill="FFFFFF"/>
          </w:rPr>
          <w:delText xml:space="preserve">incorporaron </w:delText>
        </w:r>
      </w:del>
      <w:ins w:id="109" w:author="David C. Perez Lopez" w:date="2026-07-14T19:28:00Z">
        <w:r w:rsidR="008B3C58">
          <w:rPr>
            <w:shd w:val="clear" w:color="auto" w:fill="FFFFFF"/>
          </w:rPr>
          <w:t>incorporarán</w:t>
        </w:r>
        <w:r w:rsidR="008B3C58">
          <w:rPr>
            <w:shd w:val="clear" w:color="auto" w:fill="FFFFFF"/>
          </w:rPr>
          <w:t xml:space="preserve"> </w:t>
        </w:r>
      </w:ins>
      <w:r>
        <w:rPr>
          <w:shd w:val="clear" w:color="auto" w:fill="FFFFFF"/>
        </w:rPr>
        <w:t>de forma continua.</w:t>
      </w:r>
    </w:p>
    <w:p w14:paraId="0E662F27" w14:textId="4FA3FD53" w:rsidR="00695C48" w:rsidRDefault="009B0E5E" w:rsidP="00594EF6">
      <w:pPr>
        <w:pStyle w:val="Ttulo3"/>
        <w:ind w:left="851" w:hanging="851"/>
      </w:pPr>
      <w:bookmarkStart w:id="110" w:name="_Toc234946551"/>
      <w:r>
        <w:t>Investigación</w:t>
      </w:r>
      <w:bookmarkEnd w:id="110"/>
    </w:p>
    <w:p w14:paraId="012B91A6" w14:textId="07304C7C" w:rsidR="00695C48" w:rsidRDefault="009B0E5E" w:rsidP="00F2741F">
      <w:pPr>
        <w:rPr>
          <w:color w:val="000000"/>
          <w:szCs w:val="22"/>
        </w:rPr>
      </w:pPr>
      <w:r w:rsidRPr="00E67711">
        <w:t xml:space="preserve">La primera etapa, desarrollada </w:t>
      </w:r>
      <w:r w:rsidRPr="00E67711">
        <w:t xml:space="preserve">principalmente entre marzo y abril, </w:t>
      </w:r>
      <w:del w:id="111" w:author="David C. Perez Lopez" w:date="2026-07-14T19:28:00Z">
        <w:r w:rsidRPr="00E67711" w:rsidDel="008B3C58">
          <w:delText xml:space="preserve">estableció </w:delText>
        </w:r>
      </w:del>
      <w:ins w:id="112" w:author="David C. Perez Lopez" w:date="2026-07-14T19:28:00Z">
        <w:r w:rsidR="008B3C58">
          <w:t>establece</w:t>
        </w:r>
        <w:r w:rsidR="008B3C58" w:rsidRPr="00E67711">
          <w:t xml:space="preserve"> </w:t>
        </w:r>
      </w:ins>
      <w:r w:rsidRPr="00E67711">
        <w:t xml:space="preserve">las bases teóricas y prácticas del proyecto. Se </w:t>
      </w:r>
      <w:del w:id="113" w:author="David C. Perez Lopez" w:date="2026-07-14T19:29:00Z">
        <w:r w:rsidRPr="00E67711" w:rsidDel="008B3C58">
          <w:delText xml:space="preserve">revisaron </w:delText>
        </w:r>
      </w:del>
      <w:ins w:id="114" w:author="David C. Perez Lopez" w:date="2026-07-14T19:29:00Z">
        <w:r w:rsidR="008B3C58">
          <w:t>revisarán</w:t>
        </w:r>
        <w:r w:rsidR="008B3C58" w:rsidRPr="00E67711">
          <w:t xml:space="preserve"> </w:t>
        </w:r>
      </w:ins>
      <w:r w:rsidRPr="00E67711">
        <w:t>artículos científicos, informes institucionales y trabajos previos sobre discapacidad visual, movilidad urbana, accesibilidad y realidad virtual aplica</w:t>
      </w:r>
      <w:r w:rsidRPr="00E67711">
        <w:t>da a la sensibilización</w:t>
      </w:r>
      <w:del w:id="115" w:author="David C. Perez Lopez" w:date="2026-07-14T19:29:00Z">
        <w:r w:rsidRPr="00E67711" w:rsidDel="008B3C58">
          <w:delText xml:space="preserve"> (OMS, 2024; Brock y Jouffrais, 2015; NEI, 2024). También se analizaron Tengo Baja Visión VR (Retina Gipuzkoa Begisare, s. f.), BlindSimulator (Funnybon, s. f.) y XREye (s. f.)</w:delText>
        </w:r>
      </w:del>
      <w:r w:rsidRPr="00E67711">
        <w:t>, atendiendo a su grado de inmersión, sus modos de simula</w:t>
      </w:r>
      <w:r w:rsidRPr="00E67711">
        <w:t xml:space="preserve">ción y la presencia de apoyos no visuales. A partir de esta información se </w:t>
      </w:r>
      <w:del w:id="116" w:author="David C. Perez Lopez" w:date="2026-07-14T19:29:00Z">
        <w:r w:rsidRPr="00E67711" w:rsidDel="008B3C58">
          <w:delText xml:space="preserve">definieron </w:delText>
        </w:r>
      </w:del>
      <w:ins w:id="117" w:author="David C. Perez Lopez" w:date="2026-07-14T19:29:00Z">
        <w:r w:rsidR="008B3C58">
          <w:t>definirán</w:t>
        </w:r>
        <w:r w:rsidR="008B3C58" w:rsidRPr="00E67711">
          <w:t xml:space="preserve"> </w:t>
        </w:r>
      </w:ins>
      <w:r w:rsidRPr="00E67711">
        <w:t>los usuarios potenciales —público general y participantes de talleres formativos—, los requisitos iniciales y las primeras decisiones de diseño</w:t>
      </w:r>
      <w:r>
        <w:rPr>
          <w:color w:val="000000"/>
          <w:szCs w:val="22"/>
          <w:shd w:val="clear" w:color="auto" w:fill="FFFFFF"/>
        </w:rPr>
        <w:t>.</w:t>
      </w:r>
    </w:p>
    <w:p w14:paraId="7F7F380C" w14:textId="147F5123" w:rsidR="00695C48" w:rsidRDefault="009B0E5E" w:rsidP="00594EF6">
      <w:pPr>
        <w:pStyle w:val="Ttulo3"/>
        <w:ind w:left="851" w:hanging="851"/>
      </w:pPr>
      <w:bookmarkStart w:id="118" w:name="_Toc234946552"/>
      <w:r>
        <w:lastRenderedPageBreak/>
        <w:t>Planificación</w:t>
      </w:r>
      <w:bookmarkEnd w:id="118"/>
    </w:p>
    <w:p w14:paraId="4E962965" w14:textId="7F7DAEC0" w:rsidR="00695C48" w:rsidRDefault="009B0E5E" w:rsidP="00E67711">
      <w:pPr>
        <w:rPr>
          <w:szCs w:val="22"/>
        </w:rPr>
      </w:pPr>
      <w:r>
        <w:rPr>
          <w:shd w:val="clear" w:color="auto" w:fill="FFFFFF"/>
        </w:rPr>
        <w:t xml:space="preserve">Una </w:t>
      </w:r>
      <w:r>
        <w:rPr>
          <w:shd w:val="clear" w:color="auto" w:fill="FFFFFF"/>
        </w:rPr>
        <w:t xml:space="preserve">vez completada la investigación, se </w:t>
      </w:r>
      <w:del w:id="119" w:author="David C. Perez Lopez" w:date="2026-07-14T19:32:00Z">
        <w:r w:rsidDel="006D5BE2">
          <w:rPr>
            <w:shd w:val="clear" w:color="auto" w:fill="FFFFFF"/>
          </w:rPr>
          <w:delText xml:space="preserve">organizó </w:delText>
        </w:r>
      </w:del>
      <w:ins w:id="120" w:author="David C. Perez Lopez" w:date="2026-07-14T19:32:00Z">
        <w:r w:rsidR="006D5BE2">
          <w:rPr>
            <w:shd w:val="clear" w:color="auto" w:fill="FFFFFF"/>
          </w:rPr>
          <w:t>organiza</w:t>
        </w:r>
        <w:r w:rsidR="006D5BE2">
          <w:rPr>
            <w:shd w:val="clear" w:color="auto" w:fill="FFFFFF"/>
          </w:rPr>
          <w:t xml:space="preserve"> </w:t>
        </w:r>
      </w:ins>
      <w:r>
        <w:rPr>
          <w:shd w:val="clear" w:color="auto" w:fill="FFFFFF"/>
        </w:rPr>
        <w:t xml:space="preserve">el trabajo restante teniendo en cuenta el calendario académico y las revisiones periódicas con el tutor durante los meses de abril y mayo. A partir de los requisitos obtenidos, se </w:t>
      </w:r>
      <w:del w:id="121" w:author="David C. Perez Lopez" w:date="2026-07-14T19:32:00Z">
        <w:r w:rsidDel="006D5BE2">
          <w:rPr>
            <w:shd w:val="clear" w:color="auto" w:fill="FFFFFF"/>
          </w:rPr>
          <w:delText xml:space="preserve">elaboraron </w:delText>
        </w:r>
      </w:del>
      <w:ins w:id="122" w:author="David C. Perez Lopez" w:date="2026-07-14T19:32:00Z">
        <w:r w:rsidR="006D5BE2">
          <w:rPr>
            <w:shd w:val="clear" w:color="auto" w:fill="FFFFFF"/>
          </w:rPr>
          <w:t>elaborarán</w:t>
        </w:r>
        <w:r w:rsidR="006D5BE2">
          <w:rPr>
            <w:shd w:val="clear" w:color="auto" w:fill="FFFFFF"/>
          </w:rPr>
          <w:t xml:space="preserve"> </w:t>
        </w:r>
      </w:ins>
      <w:r>
        <w:rPr>
          <w:shd w:val="clear" w:color="auto" w:fill="FFFFFF"/>
        </w:rPr>
        <w:t>esquemas de flujo de</w:t>
      </w:r>
      <w:r>
        <w:rPr>
          <w:shd w:val="clear" w:color="auto" w:fill="FFFFFF"/>
        </w:rPr>
        <w:t xml:space="preserve"> la experiencia en Canva </w:t>
      </w:r>
      <w:del w:id="123" w:author="David C. Perez Lopez" w:date="2026-07-14T19:46:00Z">
        <w:r w:rsidDel="00C50AD2">
          <w:rPr>
            <w:shd w:val="clear" w:color="auto" w:fill="FFFFFF"/>
          </w:rPr>
          <w:delText>—menú principal, selección de modo visual, recorrido urbano y pantalla de resultados—</w:delText>
        </w:r>
      </w:del>
      <w:r>
        <w:rPr>
          <w:shd w:val="clear" w:color="auto" w:fill="FFFFFF"/>
        </w:rPr>
        <w:t xml:space="preserve"> y bocetos manuales del escenario</w:t>
      </w:r>
      <w:del w:id="124" w:author="David C. Perez Lopez" w:date="2026-07-14T19:46:00Z">
        <w:r w:rsidDel="00E27CEF">
          <w:rPr>
            <w:shd w:val="clear" w:color="auto" w:fill="FFFFFF"/>
          </w:rPr>
          <w:delText xml:space="preserve"> Level_Street</w:delText>
        </w:r>
      </w:del>
      <w:r>
        <w:rPr>
          <w:shd w:val="clear" w:color="auto" w:fill="FFFFFF"/>
        </w:rPr>
        <w:t>, el flujo de desplazamiento previsto y la ubicación de tareas, zonas de peligro y meta final. El de</w:t>
      </w:r>
      <w:r>
        <w:rPr>
          <w:shd w:val="clear" w:color="auto" w:fill="FFFFFF"/>
        </w:rPr>
        <w:t xml:space="preserve">sarrollo se </w:t>
      </w:r>
      <w:del w:id="125" w:author="David C. Perez Lopez" w:date="2026-07-14T19:47:00Z">
        <w:r w:rsidDel="00E27CEF">
          <w:rPr>
            <w:shd w:val="clear" w:color="auto" w:fill="FFFFFF"/>
          </w:rPr>
          <w:delText xml:space="preserve">dividió </w:delText>
        </w:r>
      </w:del>
      <w:ins w:id="126" w:author="David C. Perez Lopez" w:date="2026-07-14T19:47:00Z">
        <w:r w:rsidR="00E27CEF">
          <w:rPr>
            <w:shd w:val="clear" w:color="auto" w:fill="FFFFFF"/>
          </w:rPr>
          <w:t>dividirá</w:t>
        </w:r>
        <w:r w:rsidR="00E27CEF">
          <w:rPr>
            <w:shd w:val="clear" w:color="auto" w:fill="FFFFFF"/>
          </w:rPr>
          <w:t xml:space="preserve"> </w:t>
        </w:r>
      </w:ins>
      <w:r>
        <w:rPr>
          <w:shd w:val="clear" w:color="auto" w:fill="FFFFFF"/>
        </w:rPr>
        <w:t>en bloques de aproximadamente dos semanas, cada uno con un objetivo concreto y entregables revisables: definición de la experiencia, diseño del escenario, implementación de modos visuales, integración de interacción no visual, sistema d</w:t>
      </w:r>
      <w:r>
        <w:rPr>
          <w:shd w:val="clear" w:color="auto" w:fill="FFFFFF"/>
        </w:rPr>
        <w:t xml:space="preserve">e tareas y consolidación del prototipo. Esta planificación </w:t>
      </w:r>
      <w:del w:id="127" w:author="David C. Perez Lopez" w:date="2026-07-14T19:47:00Z">
        <w:r w:rsidDel="00E27CEF">
          <w:rPr>
            <w:shd w:val="clear" w:color="auto" w:fill="FFFFFF"/>
          </w:rPr>
          <w:delText xml:space="preserve">permitió </w:delText>
        </w:r>
      </w:del>
      <w:ins w:id="128" w:author="David C. Perez Lopez" w:date="2026-07-14T19:47:00Z">
        <w:r w:rsidR="00E27CEF">
          <w:rPr>
            <w:shd w:val="clear" w:color="auto" w:fill="FFFFFF"/>
          </w:rPr>
          <w:t>permitirá</w:t>
        </w:r>
        <w:r w:rsidR="00E27CEF">
          <w:rPr>
            <w:shd w:val="clear" w:color="auto" w:fill="FFFFFF"/>
          </w:rPr>
          <w:t xml:space="preserve"> </w:t>
        </w:r>
      </w:ins>
      <w:r>
        <w:rPr>
          <w:shd w:val="clear" w:color="auto" w:fill="FFFFFF"/>
        </w:rPr>
        <w:t>distribuir el esfuerzo entre documentación, modelado en 3ds Max y Blender, programación en Unity y pruebas iniciales, manteniendo una visión clara del avance y de las dependencias entre si</w:t>
      </w:r>
      <w:r>
        <w:rPr>
          <w:shd w:val="clear" w:color="auto" w:fill="FFFFFF"/>
        </w:rPr>
        <w:t>stemas antes de pasar a la implementación.</w:t>
      </w:r>
    </w:p>
    <w:p w14:paraId="71BEED37" w14:textId="37319869" w:rsidR="00695C48" w:rsidRDefault="009B0E5E" w:rsidP="00594EF6">
      <w:pPr>
        <w:pStyle w:val="Ttulo3"/>
        <w:ind w:left="851" w:hanging="851"/>
      </w:pPr>
      <w:bookmarkStart w:id="129" w:name="_Toc234946553"/>
      <w:r>
        <w:t>Desarrollo e implementación</w:t>
      </w:r>
      <w:bookmarkEnd w:id="129"/>
    </w:p>
    <w:p w14:paraId="449F5BE7" w14:textId="689E40DC" w:rsidR="00695C48" w:rsidRDefault="009B0E5E" w:rsidP="00E67711">
      <w:r>
        <w:rPr>
          <w:shd w:val="clear" w:color="auto" w:fill="FFFFFF"/>
        </w:rPr>
        <w:t xml:space="preserve">Con el planteamiento definido, se </w:t>
      </w:r>
      <w:del w:id="130" w:author="David C. Perez Lopez" w:date="2026-07-14T19:48:00Z">
        <w:r w:rsidDel="00DC464D">
          <w:rPr>
            <w:shd w:val="clear" w:color="auto" w:fill="FFFFFF"/>
          </w:rPr>
          <w:delText xml:space="preserve">especificó </w:delText>
        </w:r>
      </w:del>
      <w:ins w:id="131" w:author="David C. Perez Lopez" w:date="2026-07-14T19:48:00Z">
        <w:r w:rsidR="00DC464D">
          <w:rPr>
            <w:shd w:val="clear" w:color="auto" w:fill="FFFFFF"/>
          </w:rPr>
          <w:t>especificará</w:t>
        </w:r>
        <w:r w:rsidR="00DC464D">
          <w:rPr>
            <w:shd w:val="clear" w:color="auto" w:fill="FFFFFF"/>
          </w:rPr>
          <w:t xml:space="preserve"> </w:t>
        </w:r>
      </w:ins>
      <w:r>
        <w:rPr>
          <w:shd w:val="clear" w:color="auto" w:fill="FFFFFF"/>
        </w:rPr>
        <w:t xml:space="preserve">la arquitectura del prototipo mediante scripts independientes en C# </w:t>
      </w:r>
      <w:del w:id="132" w:author="David C. Perez Lopez" w:date="2026-07-14T19:48:00Z">
        <w:r w:rsidDel="00DC464D">
          <w:rPr>
            <w:shd w:val="clear" w:color="auto" w:fill="FFFFFF"/>
          </w:rPr>
          <w:delText xml:space="preserve">—GameManager, TaskManager, </w:delText>
        </w:r>
        <w:r w:rsidDel="00DC464D">
          <w:rPr>
            <w:shd w:val="clear" w:color="auto" w:fill="FFFFFF"/>
          </w:rPr>
          <w:delText xml:space="preserve">TrafficLightController, CaneHapticSystem y SpatialAudioManager—, </w:delText>
        </w:r>
      </w:del>
      <w:r>
        <w:rPr>
          <w:shd w:val="clear" w:color="auto" w:fill="FFFFFF"/>
        </w:rPr>
        <w:t xml:space="preserve">cada uno con una función concreta en el flujo de la partida, la gestión de tareas, el tráfico, el bastón virtual y el audio espacial. Paralelamente, se </w:t>
      </w:r>
      <w:del w:id="133" w:author="David C. Perez Lopez" w:date="2026-07-14T19:48:00Z">
        <w:r w:rsidDel="00DC464D">
          <w:rPr>
            <w:shd w:val="clear" w:color="auto" w:fill="FFFFFF"/>
          </w:rPr>
          <w:delText xml:space="preserve">diseñó </w:delText>
        </w:r>
      </w:del>
      <w:ins w:id="134" w:author="David C. Perez Lopez" w:date="2026-07-14T19:48:00Z">
        <w:r w:rsidR="00DC464D">
          <w:rPr>
            <w:shd w:val="clear" w:color="auto" w:fill="FFFFFF"/>
          </w:rPr>
          <w:t>diseñará</w:t>
        </w:r>
        <w:r w:rsidR="00DC464D">
          <w:rPr>
            <w:shd w:val="clear" w:color="auto" w:fill="FFFFFF"/>
          </w:rPr>
          <w:t xml:space="preserve"> </w:t>
        </w:r>
      </w:ins>
      <w:r>
        <w:rPr>
          <w:shd w:val="clear" w:color="auto" w:fill="FFFFFF"/>
        </w:rPr>
        <w:t>el entorno tridimensional Level_</w:t>
      </w:r>
      <w:r>
        <w:rPr>
          <w:shd w:val="clear" w:color="auto" w:fill="FFFFFF"/>
        </w:rPr>
        <w:t xml:space="preserve">Street en Unity con aceras, pasos de peatones, semáforos, vehículos, obstáculos y la entrada al metro como meta final, utilizando modelos preparados en 3ds Max y Blender. La implementación </w:t>
      </w:r>
      <w:del w:id="135" w:author="David C. Perez Lopez" w:date="2026-07-14T19:49:00Z">
        <w:r w:rsidDel="00DC464D">
          <w:rPr>
            <w:shd w:val="clear" w:color="auto" w:fill="FFFFFF"/>
          </w:rPr>
          <w:delText xml:space="preserve">comenzó </w:delText>
        </w:r>
      </w:del>
      <w:ins w:id="136" w:author="David C. Perez Lopez" w:date="2026-07-14T19:49:00Z">
        <w:r w:rsidR="00DC464D">
          <w:rPr>
            <w:shd w:val="clear" w:color="auto" w:fill="FFFFFF"/>
          </w:rPr>
          <w:t>comenzará</w:t>
        </w:r>
        <w:r w:rsidR="00DC464D">
          <w:rPr>
            <w:shd w:val="clear" w:color="auto" w:fill="FFFFFF"/>
          </w:rPr>
          <w:t xml:space="preserve"> </w:t>
        </w:r>
      </w:ins>
      <w:r>
        <w:rPr>
          <w:shd w:val="clear" w:color="auto" w:fill="FFFFFF"/>
        </w:rPr>
        <w:t xml:space="preserve">con una versión básica en el editor para validar la lógica </w:t>
      </w:r>
      <w:r>
        <w:rPr>
          <w:shd w:val="clear" w:color="auto" w:fill="FFFFFF"/>
        </w:rPr>
        <w:t>de desplazamiento, colisiones y tareas; después se incorporaron los tres modos de visión reducida —baja visión, discapacidad visual y enfermedades visuales— y la interacción no visual mediante audio espacial, señales sonoras de semáforo y respuesta háptica</w:t>
      </w:r>
      <w:r>
        <w:rPr>
          <w:shd w:val="clear" w:color="auto" w:fill="FFFFFF"/>
        </w:rPr>
        <w:t xml:space="preserve"> del bastón. Cuando la base funcional </w:t>
      </w:r>
      <w:del w:id="137" w:author="David C. Perez Lopez" w:date="2026-07-14T19:50:00Z">
        <w:r w:rsidDel="00DC464D">
          <w:rPr>
            <w:shd w:val="clear" w:color="auto" w:fill="FFFFFF"/>
          </w:rPr>
          <w:delText xml:space="preserve">resultó </w:delText>
        </w:r>
      </w:del>
      <w:ins w:id="138" w:author="David C. Perez Lopez" w:date="2026-07-14T19:50:00Z">
        <w:r w:rsidR="00DC464D">
          <w:rPr>
            <w:shd w:val="clear" w:color="auto" w:fill="FFFFFF"/>
          </w:rPr>
          <w:t>resulte</w:t>
        </w:r>
        <w:r w:rsidR="00DC464D">
          <w:rPr>
            <w:shd w:val="clear" w:color="auto" w:fill="FFFFFF"/>
          </w:rPr>
          <w:t xml:space="preserve"> </w:t>
        </w:r>
      </w:ins>
      <w:r>
        <w:rPr>
          <w:shd w:val="clear" w:color="auto" w:fill="FFFFFF"/>
        </w:rPr>
        <w:t xml:space="preserve">estable, se </w:t>
      </w:r>
      <w:del w:id="139" w:author="David C. Perez Lopez" w:date="2026-07-14T19:50:00Z">
        <w:r w:rsidDel="00DC464D">
          <w:rPr>
            <w:shd w:val="clear" w:color="auto" w:fill="FFFFFF"/>
          </w:rPr>
          <w:delText xml:space="preserve">completó </w:delText>
        </w:r>
      </w:del>
      <w:ins w:id="140" w:author="David C. Perez Lopez" w:date="2026-07-14T19:50:00Z">
        <w:r w:rsidR="00DC464D">
          <w:rPr>
            <w:shd w:val="clear" w:color="auto" w:fill="FFFFFF"/>
          </w:rPr>
          <w:t>completará</w:t>
        </w:r>
        <w:r w:rsidR="00DC464D">
          <w:rPr>
            <w:shd w:val="clear" w:color="auto" w:fill="FFFFFF"/>
          </w:rPr>
          <w:t xml:space="preserve"> </w:t>
        </w:r>
      </w:ins>
      <w:r>
        <w:rPr>
          <w:shd w:val="clear" w:color="auto" w:fill="FFFFFF"/>
        </w:rPr>
        <w:t>la transición al entorno de realidad virtual integrando OpenXR, XR Interaction Toolkit</w:t>
      </w:r>
      <w:ins w:id="141" w:author="David C. Perez Lopez" w:date="2026-07-15T22:59:00Z">
        <w:r w:rsidR="001F075A">
          <w:rPr>
            <w:shd w:val="clear" w:color="auto" w:fill="FFFFFF"/>
          </w:rPr>
          <w:t xml:space="preserve"> (XRIT)</w:t>
        </w:r>
      </w:ins>
      <w:r>
        <w:rPr>
          <w:shd w:val="clear" w:color="auto" w:fill="FFFFFF"/>
        </w:rPr>
        <w:t xml:space="preserve"> y pruebas en Meta Quest 2, realizando revisiones frecuentes para mejorar progresivamente la escala per</w:t>
      </w:r>
      <w:r>
        <w:rPr>
          <w:shd w:val="clear" w:color="auto" w:fill="FFFFFF"/>
        </w:rPr>
        <w:t>cibida, la claridad de las ayudas y la coherencia entre sistemas.</w:t>
      </w:r>
    </w:p>
    <w:p w14:paraId="30958FC0" w14:textId="39A5242A" w:rsidR="00695C48" w:rsidRDefault="009B0E5E" w:rsidP="00594EF6">
      <w:pPr>
        <w:pStyle w:val="Ttulo3"/>
        <w:ind w:left="851" w:hanging="851"/>
      </w:pPr>
      <w:bookmarkStart w:id="142" w:name="_Toc234946554"/>
      <w:r>
        <w:t>Pruebas</w:t>
      </w:r>
      <w:bookmarkEnd w:id="142"/>
    </w:p>
    <w:p w14:paraId="74B882A0" w14:textId="5AF6D11E" w:rsidR="00695C48" w:rsidRDefault="009B0E5E" w:rsidP="004049BA">
      <w:pPr>
        <w:rPr>
          <w:color w:val="000000"/>
          <w:szCs w:val="22"/>
        </w:rPr>
      </w:pPr>
      <w:r w:rsidRPr="00E67711">
        <w:t xml:space="preserve">Por último, el prototipo se </w:t>
      </w:r>
      <w:del w:id="143" w:author="David C. Perez Lopez" w:date="2026-07-14T19:51:00Z">
        <w:r w:rsidRPr="00E67711" w:rsidDel="0027281C">
          <w:delText xml:space="preserve">sometió </w:delText>
        </w:r>
      </w:del>
      <w:ins w:id="144" w:author="David C. Perez Lopez" w:date="2026-07-14T19:51:00Z">
        <w:r w:rsidR="0027281C">
          <w:t>someterá</w:t>
        </w:r>
        <w:r w:rsidR="0027281C" w:rsidRPr="00E67711">
          <w:t xml:space="preserve"> </w:t>
        </w:r>
      </w:ins>
      <w:r w:rsidRPr="00E67711">
        <w:t xml:space="preserve">a un ciclo de pruebas continuas que </w:t>
      </w:r>
      <w:del w:id="145" w:author="David C. Perez Lopez" w:date="2026-07-14T19:51:00Z">
        <w:r w:rsidRPr="00E67711" w:rsidDel="0027281C">
          <w:delText xml:space="preserve">incluyeron </w:delText>
        </w:r>
      </w:del>
      <w:ins w:id="146" w:author="David C. Perez Lopez" w:date="2026-07-14T19:51:00Z">
        <w:r w:rsidR="0027281C">
          <w:t>incluirán</w:t>
        </w:r>
        <w:r w:rsidR="0027281C" w:rsidRPr="00E67711">
          <w:t xml:space="preserve"> </w:t>
        </w:r>
      </w:ins>
      <w:r w:rsidRPr="00E67711">
        <w:t>mediciones de rendimiento con el Profiler de Unity, validación de la lógica de tareas, semáf</w:t>
      </w:r>
      <w:r w:rsidRPr="00E67711">
        <w:t xml:space="preserve">oros y condiciones de victoria, y comprobaciones de los modos visuales en editor, simulador XR y visor. Simultáneamente se </w:t>
      </w:r>
      <w:del w:id="147" w:author="David C. Perez Lopez" w:date="2026-07-14T19:51:00Z">
        <w:r w:rsidRPr="00E67711" w:rsidDel="0027281C">
          <w:delText xml:space="preserve">organizaron </w:delText>
        </w:r>
      </w:del>
      <w:ins w:id="148" w:author="David C. Perez Lopez" w:date="2026-07-14T19:51:00Z">
        <w:r w:rsidR="0027281C">
          <w:t>organizarán</w:t>
        </w:r>
        <w:r w:rsidR="0027281C" w:rsidRPr="00E67711">
          <w:t xml:space="preserve"> </w:t>
        </w:r>
      </w:ins>
      <w:r w:rsidRPr="00E67711">
        <w:t>sesiones breves con usuarios para recoger impresiones sobre la usabilidad, la comprensión de las tareas, la inmersión y l</w:t>
      </w:r>
      <w:r w:rsidRPr="00E67711">
        <w:t>a utilidad del simulador como herramienta de sensibilización. Los problemas detectados</w:t>
      </w:r>
      <w:del w:id="149" w:author="David C. Perez Lopez" w:date="2026-07-14T19:52:00Z">
        <w:r w:rsidRPr="00E67711" w:rsidDel="0027281C">
          <w:delText xml:space="preserve"> —posición de triggers, volumen del audio, intensidad del desenfoque visual, respuesta del bastón o condiciones de fallo— </w:delText>
        </w:r>
      </w:del>
      <w:ins w:id="150" w:author="David C. Perez Lopez" w:date="2026-07-14T19:52:00Z">
        <w:r w:rsidR="0027281C">
          <w:t xml:space="preserve">, </w:t>
        </w:r>
      </w:ins>
      <w:r w:rsidRPr="00E67711">
        <w:t xml:space="preserve">se </w:t>
      </w:r>
      <w:del w:id="151" w:author="David C. Perez Lopez" w:date="2026-07-14T19:52:00Z">
        <w:r w:rsidRPr="00E67711" w:rsidDel="0027281C">
          <w:delText xml:space="preserve">corrigieron </w:delText>
        </w:r>
      </w:del>
      <w:ins w:id="152" w:author="David C. Perez Lopez" w:date="2026-07-14T19:52:00Z">
        <w:r w:rsidR="0027281C">
          <w:t>corregirán</w:t>
        </w:r>
        <w:r w:rsidR="0027281C" w:rsidRPr="00E67711">
          <w:t xml:space="preserve"> </w:t>
        </w:r>
      </w:ins>
      <w:r w:rsidRPr="00E67711">
        <w:t xml:space="preserve">antes de cerrar la versión final </w:t>
      </w:r>
      <w:r w:rsidRPr="00E67711">
        <w:t>del prototipo</w:t>
      </w:r>
      <w:del w:id="153" w:author="David C. Perez Lopez" w:date="2026-07-14T19:52:00Z">
        <w:r w:rsidRPr="00E67711" w:rsidDel="0027281C">
          <w:delText xml:space="preserve"> y de iniciar la redacción definitiva de los capítulos de</w:delText>
        </w:r>
        <w:r w:rsidDel="0027281C">
          <w:rPr>
            <w:color w:val="000000"/>
            <w:szCs w:val="22"/>
            <w:shd w:val="clear" w:color="auto" w:fill="FFFFFF"/>
          </w:rPr>
          <w:delText xml:space="preserve"> diseño, desarrollo y evaluación de la memoria</w:delText>
        </w:r>
      </w:del>
      <w:r>
        <w:rPr>
          <w:color w:val="000000"/>
          <w:szCs w:val="22"/>
          <w:shd w:val="clear" w:color="auto" w:fill="FFFFFF"/>
        </w:rPr>
        <w:t>.</w:t>
      </w:r>
    </w:p>
    <w:p w14:paraId="65783812" w14:textId="238B59EE" w:rsidR="00695C48" w:rsidRDefault="009B0E5E">
      <w:pPr>
        <w:pStyle w:val="Ttulo2"/>
      </w:pPr>
      <w:bookmarkStart w:id="154" w:name="_Toc234946555"/>
      <w:r>
        <w:lastRenderedPageBreak/>
        <w:t>Estructura del documento</w:t>
      </w:r>
      <w:bookmarkEnd w:id="154"/>
    </w:p>
    <w:p w14:paraId="500C05CC" w14:textId="7387A142" w:rsidR="00695C48" w:rsidRDefault="009B0E5E" w:rsidP="00BB4B6C">
      <w:commentRangeStart w:id="155"/>
      <w:r>
        <w:rPr>
          <w:shd w:val="clear" w:color="auto" w:fill="FFFFFF"/>
        </w:rPr>
        <w:t>La presente memoria se organiza en once capítulos que describen el análisis, diseño, desarrollo, evaluación y</w:t>
      </w:r>
      <w:r>
        <w:rPr>
          <w:shd w:val="clear" w:color="auto" w:fill="FFFFFF"/>
        </w:rPr>
        <w:t xml:space="preserve"> documentación del </w:t>
      </w:r>
      <w:del w:id="156" w:author="David C. Perez Lopez" w:date="2026-07-14T19:54:00Z">
        <w:r w:rsidDel="0027281C">
          <w:rPr>
            <w:shd w:val="clear" w:color="auto" w:fill="FFFFFF"/>
          </w:rPr>
          <w:delText>prototipo VLVS: Virtual Low-Vision Simulator. Un Paso a Ciegas</w:delText>
        </w:r>
      </w:del>
      <w:ins w:id="157" w:author="David C. Perez Lopez" w:date="2026-07-14T19:54:00Z">
        <w:r w:rsidR="0027281C">
          <w:rPr>
            <w:shd w:val="clear" w:color="auto" w:fill="FFFFFF"/>
          </w:rPr>
          <w:t>TFG</w:t>
        </w:r>
      </w:ins>
      <w:r>
        <w:rPr>
          <w:shd w:val="clear" w:color="auto" w:fill="FFFFFF"/>
        </w:rPr>
        <w:t>. La estructura sigue un orden lógico que permite reconstruir tanto el fundamento del trabajo como el proceso seguido hasta alcanzar el resultado final.</w:t>
      </w:r>
    </w:p>
    <w:p w14:paraId="7847353A" w14:textId="128C0555" w:rsidR="00695C48" w:rsidDel="0027281C" w:rsidRDefault="009B0E5E" w:rsidP="00BB4B6C">
      <w:pPr>
        <w:rPr>
          <w:del w:id="158" w:author="David C. Perez Lopez" w:date="2026-07-14T19:54:00Z"/>
        </w:rPr>
      </w:pPr>
      <w:del w:id="159" w:author="David C. Perez Lopez" w:date="2026-07-14T19:54:00Z">
        <w:r w:rsidDel="0027281C">
          <w:delText>Sección 1: Introducció</w:delText>
        </w:r>
        <w:r w:rsidDel="0027281C">
          <w:delText>n</w:delText>
        </w:r>
      </w:del>
    </w:p>
    <w:p w14:paraId="5ED1F545" w14:textId="77777777" w:rsidR="00695C48" w:rsidRDefault="009B0E5E" w:rsidP="00BB4B6C">
      <w:r>
        <w:rPr>
          <w:shd w:val="clear" w:color="auto" w:fill="FFFFFF"/>
        </w:rPr>
        <w:t xml:space="preserve">En primer lugar, se presenta la introducción del Trabajo Fin de Grado, organizada en cinco subsecciones. Se sitúa el proyecto dentro de la discapacidad visual, la movilidad urbana y la realidad virtual como herramienta de sensibilización; se exponen los </w:t>
      </w:r>
      <w:r>
        <w:rPr>
          <w:shd w:val="clear" w:color="auto" w:fill="FFFFFF"/>
        </w:rPr>
        <w:t>objetivos, la metodología iterativa empleada, las etapas de desarrollo y la estructura de la memoria.</w:t>
      </w:r>
    </w:p>
    <w:p w14:paraId="37BB3401" w14:textId="6864A604" w:rsidR="00695C48" w:rsidDel="0027281C" w:rsidRDefault="009B0E5E" w:rsidP="00BB4B6C">
      <w:pPr>
        <w:rPr>
          <w:del w:id="160" w:author="David C. Perez Lopez" w:date="2026-07-14T19:54:00Z"/>
        </w:rPr>
      </w:pPr>
      <w:del w:id="161" w:author="David C. Perez Lopez" w:date="2026-07-14T19:54:00Z">
        <w:r w:rsidDel="0027281C">
          <w:delText>Sección 2: Análisis del problema</w:delText>
        </w:r>
      </w:del>
    </w:p>
    <w:p w14:paraId="23C6DF56" w14:textId="77777777" w:rsidR="00695C48" w:rsidRDefault="009B0E5E" w:rsidP="00BB4B6C">
      <w:r>
        <w:rPr>
          <w:shd w:val="clear" w:color="auto" w:fill="FFFFFF"/>
        </w:rPr>
        <w:t>El segundo capítulo profundiza en las dificultades asociadas a la discapacidad visual y la movilidad urbana, las barreras</w:t>
      </w:r>
      <w:r>
        <w:rPr>
          <w:shd w:val="clear" w:color="auto" w:fill="FFFFFF"/>
        </w:rPr>
        <w:t xml:space="preserve"> del entorno y del transporte público, la necesidad de concienciación social y el análisis de soluciones existentes que simulan alteraciones visuales o experiencias inmersivas relacionadas con la accesibilidad.</w:t>
      </w:r>
    </w:p>
    <w:p w14:paraId="1F7298F9" w14:textId="11897EEA" w:rsidR="00695C48" w:rsidDel="0027281C" w:rsidRDefault="009B0E5E" w:rsidP="00BB4B6C">
      <w:pPr>
        <w:rPr>
          <w:del w:id="162" w:author="David C. Perez Lopez" w:date="2026-07-14T19:54:00Z"/>
        </w:rPr>
      </w:pPr>
      <w:del w:id="163" w:author="David C. Perez Lopez" w:date="2026-07-14T19:54:00Z">
        <w:r w:rsidDel="0027281C">
          <w:delText>Sección 3: Marco teórico</w:delText>
        </w:r>
      </w:del>
    </w:p>
    <w:p w14:paraId="0A633AD0" w14:textId="77777777" w:rsidR="00695C48" w:rsidRDefault="009B0E5E" w:rsidP="00BB4B6C">
      <w:r>
        <w:rPr>
          <w:shd w:val="clear" w:color="auto" w:fill="FFFFFF"/>
        </w:rPr>
        <w:t>En el tercer capítul</w:t>
      </w:r>
      <w:r>
        <w:rPr>
          <w:shd w:val="clear" w:color="auto" w:fill="FFFFFF"/>
        </w:rPr>
        <w:t>o se recogen los conceptos de accesibilidad universal, discapacidad visual, realidad virtual, interacción no visual y las tecnologías empleadas en el proyecto, ofreciendo la base conceptual y técnica necesaria para comprender las decisiones adoptadas poste</w:t>
      </w:r>
      <w:r>
        <w:rPr>
          <w:shd w:val="clear" w:color="auto" w:fill="FFFFFF"/>
        </w:rPr>
        <w:t>riormente.</w:t>
      </w:r>
    </w:p>
    <w:p w14:paraId="1BD3F370" w14:textId="5F0C605E" w:rsidR="00695C48" w:rsidDel="0027281C" w:rsidRDefault="009B0E5E" w:rsidP="00BB4B6C">
      <w:pPr>
        <w:rPr>
          <w:del w:id="164" w:author="David C. Perez Lopez" w:date="2026-07-14T19:54:00Z"/>
        </w:rPr>
      </w:pPr>
      <w:del w:id="165" w:author="David C. Perez Lopez" w:date="2026-07-14T19:54:00Z">
        <w:r w:rsidDel="0027281C">
          <w:delText>Sección 4: Diseño de la solución</w:delText>
        </w:r>
      </w:del>
    </w:p>
    <w:p w14:paraId="2D2EDA2B" w14:textId="77777777" w:rsidR="00695C48" w:rsidRDefault="009B0E5E" w:rsidP="00BB4B6C">
      <w:r>
        <w:rPr>
          <w:shd w:val="clear" w:color="auto" w:fill="FFFFFF"/>
        </w:rPr>
        <w:t>El cuarto capítulo describe el diseño del prototipo: requisitos, experiencia de usuario, escenario urbano, simulación de la visión reducida mediante distintos modos visuales e interacción no visual con bastón vir</w:t>
      </w:r>
      <w:r>
        <w:rPr>
          <w:shd w:val="clear" w:color="auto" w:fill="FFFFFF"/>
        </w:rPr>
        <w:t>tual, audio espacial y señales sonoras.</w:t>
      </w:r>
    </w:p>
    <w:p w14:paraId="79746C39" w14:textId="59C48F49" w:rsidR="00695C48" w:rsidDel="0027281C" w:rsidRDefault="009B0E5E" w:rsidP="00BB4B6C">
      <w:pPr>
        <w:rPr>
          <w:del w:id="166" w:author="David C. Perez Lopez" w:date="2026-07-14T19:54:00Z"/>
        </w:rPr>
      </w:pPr>
      <w:del w:id="167" w:author="David C. Perez Lopez" w:date="2026-07-14T19:54:00Z">
        <w:r w:rsidDel="0027281C">
          <w:delText>Sección 5: Desarrollo de la solución</w:delText>
        </w:r>
      </w:del>
    </w:p>
    <w:p w14:paraId="0268C74A" w14:textId="77777777" w:rsidR="00695C48" w:rsidRDefault="009B0E5E" w:rsidP="00BB4B6C">
      <w:r>
        <w:rPr>
          <w:shd w:val="clear" w:color="auto" w:fill="FFFFFF"/>
        </w:rPr>
        <w:t xml:space="preserve">El quinto capítulo expone la implementación en Unity, la organización de escenas y scripts, la integración de modelos tridimensionales, la lógica de tareas, el tráfico, los modos </w:t>
      </w:r>
      <w:r>
        <w:rPr>
          <w:shd w:val="clear" w:color="auto" w:fill="FFFFFF"/>
        </w:rPr>
        <w:t>visuales y la adaptación final a realidad virtual con OpenXR y Meta Quest 2.</w:t>
      </w:r>
    </w:p>
    <w:p w14:paraId="08B209AC" w14:textId="4496C49C" w:rsidR="00695C48" w:rsidDel="0027281C" w:rsidRDefault="009B0E5E" w:rsidP="00BB4B6C">
      <w:pPr>
        <w:rPr>
          <w:del w:id="168" w:author="David C. Perez Lopez" w:date="2026-07-14T19:54:00Z"/>
        </w:rPr>
      </w:pPr>
      <w:del w:id="169" w:author="David C. Perez Lopez" w:date="2026-07-14T19:54:00Z">
        <w:r w:rsidDel="0027281C">
          <w:delText>Sección 6: Pruebas</w:delText>
        </w:r>
      </w:del>
    </w:p>
    <w:p w14:paraId="3129D046" w14:textId="77777777" w:rsidR="00695C48" w:rsidRDefault="009B0E5E" w:rsidP="00BB4B6C">
      <w:r>
        <w:rPr>
          <w:shd w:val="clear" w:color="auto" w:fill="FFFFFF"/>
        </w:rPr>
        <w:t xml:space="preserve">El sexto capítulo documenta las pruebas funcionales en editor, simulador XR y visor, las comprobaciones de rendimiento y las sesiones con usuarios orientadas a </w:t>
      </w:r>
      <w:r>
        <w:rPr>
          <w:shd w:val="clear" w:color="auto" w:fill="FFFFFF"/>
        </w:rPr>
        <w:t>evaluar la comprensión, la usabilidad y la utilidad del simulador.</w:t>
      </w:r>
    </w:p>
    <w:p w14:paraId="2C27CE29" w14:textId="3F608D96" w:rsidR="00695C48" w:rsidDel="0027281C" w:rsidRDefault="009B0E5E" w:rsidP="00BB4B6C">
      <w:pPr>
        <w:rPr>
          <w:del w:id="170" w:author="David C. Perez Lopez" w:date="2026-07-14T19:54:00Z"/>
        </w:rPr>
      </w:pPr>
      <w:del w:id="171" w:author="David C. Perez Lopez" w:date="2026-07-14T19:54:00Z">
        <w:r w:rsidDel="0027281C">
          <w:delText>Sección 7: Resultados</w:delText>
        </w:r>
      </w:del>
    </w:p>
    <w:p w14:paraId="0E1CC317" w14:textId="77777777" w:rsidR="00695C48" w:rsidRDefault="009B0E5E" w:rsidP="00BB4B6C">
      <w:r>
        <w:rPr>
          <w:shd w:val="clear" w:color="auto" w:fill="FFFFFF"/>
        </w:rPr>
        <w:t xml:space="preserve">En el séptimo capítulo se presentan los principales hallazgos: rendimiento del sistema, estabilidad de la interacción en realidad virtual, impresiones de los </w:t>
      </w:r>
      <w:r>
        <w:rPr>
          <w:shd w:val="clear" w:color="auto" w:fill="FFFFFF"/>
        </w:rPr>
        <w:t>participantes y limitaciones detectadas durante la evaluación.</w:t>
      </w:r>
    </w:p>
    <w:p w14:paraId="0075106E" w14:textId="734EC78C" w:rsidR="00695C48" w:rsidDel="0027281C" w:rsidRDefault="009B0E5E" w:rsidP="00BB4B6C">
      <w:pPr>
        <w:rPr>
          <w:del w:id="172" w:author="David C. Perez Lopez" w:date="2026-07-14T19:54:00Z"/>
        </w:rPr>
      </w:pPr>
      <w:del w:id="173" w:author="David C. Perez Lopez" w:date="2026-07-14T19:54:00Z">
        <w:r w:rsidDel="0027281C">
          <w:delText>Sección 8: Conclusiones</w:delText>
        </w:r>
      </w:del>
    </w:p>
    <w:p w14:paraId="2603F73C" w14:textId="77777777" w:rsidR="00695C48" w:rsidRDefault="009B0E5E" w:rsidP="00BB4B6C">
      <w:r>
        <w:rPr>
          <w:shd w:val="clear" w:color="auto" w:fill="FFFFFF"/>
        </w:rPr>
        <w:lastRenderedPageBreak/>
        <w:t>El octavo capítulo resume las aportaciones del trabajo y valora en qué medida se han cumplido los objetivos planteados al inicio del proyecto.</w:t>
      </w:r>
    </w:p>
    <w:p w14:paraId="01307B87" w14:textId="72B897BE" w:rsidR="00695C48" w:rsidDel="0027281C" w:rsidRDefault="009B0E5E" w:rsidP="00BB4B6C">
      <w:pPr>
        <w:rPr>
          <w:del w:id="174" w:author="David C. Perez Lopez" w:date="2026-07-14T19:55:00Z"/>
        </w:rPr>
      </w:pPr>
      <w:del w:id="175" w:author="David C. Perez Lopez" w:date="2026-07-14T19:55:00Z">
        <w:r w:rsidDel="0027281C">
          <w:delText>Sección 9: Trabajos futuro</w:delText>
        </w:r>
        <w:r w:rsidDel="0027281C">
          <w:delText>s</w:delText>
        </w:r>
      </w:del>
    </w:p>
    <w:p w14:paraId="3BFF8C49" w14:textId="77777777" w:rsidR="00695C48" w:rsidRDefault="009B0E5E" w:rsidP="00BB4B6C">
      <w:r>
        <w:rPr>
          <w:shd w:val="clear" w:color="auto" w:fill="FFFFFF"/>
        </w:rPr>
        <w:t>El noveno capítulo propone posibles líneas de evolución, como la ampliación del escenario, nuevos modos visuales, mejoras en audio y hápticos o la realización de estudios con un mayor número de participantes.</w:t>
      </w:r>
    </w:p>
    <w:p w14:paraId="55B5A6BC" w14:textId="21F0E490" w:rsidR="00695C48" w:rsidDel="0027281C" w:rsidRDefault="009B0E5E" w:rsidP="00BB4B6C">
      <w:pPr>
        <w:rPr>
          <w:del w:id="176" w:author="David C. Perez Lopez" w:date="2026-07-14T19:55:00Z"/>
        </w:rPr>
      </w:pPr>
      <w:del w:id="177" w:author="David C. Perez Lopez" w:date="2026-07-14T19:55:00Z">
        <w:r w:rsidDel="0027281C">
          <w:delText>Sección 10: Bibliografía</w:delText>
        </w:r>
      </w:del>
    </w:p>
    <w:p w14:paraId="34CA53EA" w14:textId="77777777" w:rsidR="00695C48" w:rsidRDefault="009B0E5E" w:rsidP="00BB4B6C">
      <w:r>
        <w:rPr>
          <w:shd w:val="clear" w:color="auto" w:fill="FFFFFF"/>
        </w:rPr>
        <w:t>El décimo capítulo r</w:t>
      </w:r>
      <w:r>
        <w:rPr>
          <w:shd w:val="clear" w:color="auto" w:fill="FFFFFF"/>
        </w:rPr>
        <w:t>eúne las referencias académicas, técnicas e institucionales consultadas, organizadas según el estilo APA.</w:t>
      </w:r>
    </w:p>
    <w:p w14:paraId="5101F4C6" w14:textId="2CAA8BFD" w:rsidR="00695C48" w:rsidDel="0027281C" w:rsidRDefault="009B0E5E" w:rsidP="00BB4B6C">
      <w:pPr>
        <w:rPr>
          <w:del w:id="178" w:author="David C. Perez Lopez" w:date="2026-07-14T19:55:00Z"/>
        </w:rPr>
      </w:pPr>
      <w:del w:id="179" w:author="David C. Perez Lopez" w:date="2026-07-14T19:55:00Z">
        <w:r w:rsidDel="0027281C">
          <w:delText>Sección 11: Anexos</w:delText>
        </w:r>
      </w:del>
    </w:p>
    <w:p w14:paraId="531835AE" w14:textId="77777777" w:rsidR="00695C48" w:rsidRDefault="009B0E5E" w:rsidP="00BB4B6C">
      <w:r>
        <w:rPr>
          <w:shd w:val="clear" w:color="auto" w:fill="FFFFFF"/>
        </w:rPr>
        <w:t xml:space="preserve">Por último, el undécimo capítulo recoge los materiales complementarios del proyecto: el documento de relación con los Objetivos de </w:t>
      </w:r>
      <w:r>
        <w:rPr>
          <w:shd w:val="clear" w:color="auto" w:fill="FFFFFF"/>
        </w:rPr>
        <w:t>Desarrollo Sostenible de la Agenda 2030, un enlace a un vídeo que muestra la ejecución de una partida en el simulador, el código desarrollado y el ejecutable del prototipo listo para su instalación y prueba.</w:t>
      </w:r>
      <w:commentRangeEnd w:id="155"/>
      <w:r w:rsidR="004E4B00">
        <w:rPr>
          <w:rStyle w:val="Refdecomentario"/>
        </w:rPr>
        <w:commentReference w:id="155"/>
      </w:r>
    </w:p>
    <w:p w14:paraId="62D047AC" w14:textId="77777777" w:rsidR="00695C48" w:rsidRDefault="009B0E5E">
      <w:r>
        <w:br w:type="page"/>
      </w:r>
    </w:p>
    <w:p w14:paraId="6B5A8E2A" w14:textId="5C0737D4" w:rsidR="00695C48" w:rsidRDefault="009B0E5E">
      <w:pPr>
        <w:pStyle w:val="Ttulo1"/>
      </w:pPr>
      <w:bookmarkStart w:id="180" w:name="_Toc234946556"/>
      <w:r>
        <w:lastRenderedPageBreak/>
        <w:t>Análisis del problema</w:t>
      </w:r>
      <w:bookmarkEnd w:id="180"/>
    </w:p>
    <w:p w14:paraId="0C0CC4B1" w14:textId="77777777" w:rsidR="00695C48" w:rsidRDefault="009B0E5E" w:rsidP="00BB4B6C">
      <w:r>
        <w:rPr>
          <w:shd w:val="clear" w:color="auto" w:fill="FFFFFF"/>
        </w:rPr>
        <w:t xml:space="preserve">Este capítulo analiza </w:t>
      </w:r>
      <w:r>
        <w:rPr>
          <w:shd w:val="clear" w:color="auto" w:fill="FFFFFF"/>
        </w:rPr>
        <w:t>las dificultades de movilidad urbana asociadas a la discapacidad visual, las barreras presentes en la ciudad y el transporte público, la necesidad de sensibilización social y las limitaciones de las soluciones existentes. Este análisis permite delimitar el</w:t>
      </w:r>
      <w:r>
        <w:rPr>
          <w:shd w:val="clear" w:color="auto" w:fill="FFFFFF"/>
        </w:rPr>
        <w:t xml:space="preserve"> problema abordado por VLVS: Un Paso a Ciegas y situar su aportación respecto a otras propuestas.</w:t>
      </w:r>
    </w:p>
    <w:p w14:paraId="60E26F46" w14:textId="60A77CA3" w:rsidR="00695C48" w:rsidRDefault="009B0E5E">
      <w:pPr>
        <w:pStyle w:val="Ttulo2"/>
      </w:pPr>
      <w:bookmarkStart w:id="181" w:name="_Toc234946557"/>
      <w:r>
        <w:t>Discapacidad visual y movilidad urbana</w:t>
      </w:r>
      <w:bookmarkEnd w:id="181"/>
    </w:p>
    <w:p w14:paraId="69D3BA60" w14:textId="77777777" w:rsidR="00695C48" w:rsidRDefault="009B0E5E" w:rsidP="00BB4B6C">
      <w:r>
        <w:rPr>
          <w:shd w:val="clear" w:color="auto" w:fill="FFFFFF"/>
        </w:rPr>
        <w:t>La movilidad urbana no se limita a desplazarse de un punto a otro. Implica orientarse, interpretar el entorno, toma</w:t>
      </w:r>
      <w:r>
        <w:rPr>
          <w:shd w:val="clear" w:color="auto" w:fill="FFFFFF"/>
        </w:rPr>
        <w:t>r decisiones con rapidez y hacerlo con un mínimo de seguridad. En condiciones normales, gran parte de esa información llega por la vista: dónde termina la acera, si el semáforo está en verde, si hay un coche aproximándose o si la entrada del metro está a l</w:t>
      </w:r>
      <w:r>
        <w:rPr>
          <w:shd w:val="clear" w:color="auto" w:fill="FFFFFF"/>
        </w:rPr>
        <w:t>a derecha o a la izquierda.</w:t>
      </w:r>
    </w:p>
    <w:p w14:paraId="7AA1EEEE" w14:textId="77777777" w:rsidR="00695C48" w:rsidRDefault="009B0E5E" w:rsidP="00BB4B6C">
      <w:r>
        <w:rPr>
          <w:shd w:val="clear" w:color="auto" w:fill="FFFFFF"/>
        </w:rPr>
        <w:t>Para una persona con discapacidad visual, esa información no siempre está disponible con la misma claridad. La OMS (2024) señala que la pérdida de visión puede afectar la calidad de vida, el acceso al empleo, la autonomía person</w:t>
      </w:r>
      <w:r>
        <w:rPr>
          <w:shd w:val="clear" w:color="auto" w:fill="FFFFFF"/>
        </w:rPr>
        <w:t>al y el riesgo de caídas o accidentes. No se trata solo de “ver peor”, sino de reorganizar la forma de moverse y de confiar en otros sentidos, en ayudas técnicas o en el diseño del propio entorno.</w:t>
      </w:r>
    </w:p>
    <w:p w14:paraId="31581C8B" w14:textId="77777777" w:rsidR="00695C48" w:rsidRDefault="009B0E5E" w:rsidP="00BB4B6C">
      <w:pPr>
        <w:rPr>
          <w:color w:val="000000"/>
          <w:szCs w:val="22"/>
        </w:rPr>
      </w:pPr>
      <w:r>
        <w:rPr>
          <w:color w:val="000000"/>
          <w:szCs w:val="22"/>
          <w:shd w:val="clear" w:color="auto" w:fill="FFFFFF"/>
        </w:rPr>
        <w:t>Brock y Jouffrais (2015) insisten en que la orientación y l</w:t>
      </w:r>
      <w:r>
        <w:rPr>
          <w:color w:val="000000"/>
          <w:szCs w:val="22"/>
          <w:shd w:val="clear" w:color="auto" w:fill="FFFFFF"/>
        </w:rPr>
        <w:t>a movilidad autónoma son retos centrales para este colectivo. En muchos casos, la persona no solo necesita conocer el recorrido, sino también disponer de referencias no visuales que le permitan confirmar que va por el camino correcto. Mapas táctiles, señal</w:t>
      </w:r>
      <w:r>
        <w:rPr>
          <w:color w:val="000000"/>
          <w:szCs w:val="22"/>
          <w:shd w:val="clear" w:color="auto" w:fill="FFFFFF"/>
        </w:rPr>
        <w:t>es sonoras, pavimento podotáctil o aplicaciones de navegación accesible pueden ayudar, pero su presencia y su calidad dependen del lugar en el que se viva.</w:t>
      </w:r>
    </w:p>
    <w:p w14:paraId="1C4BD28C" w14:textId="77777777" w:rsidR="00695C48" w:rsidRDefault="009B0E5E" w:rsidP="00BB4B6C">
      <w:pPr>
        <w:rPr>
          <w:color w:val="000000"/>
          <w:szCs w:val="22"/>
        </w:rPr>
      </w:pPr>
      <w:r>
        <w:rPr>
          <w:color w:val="000000"/>
          <w:szCs w:val="22"/>
          <w:shd w:val="clear" w:color="auto" w:fill="FFFFFF"/>
        </w:rPr>
        <w:t>Los estudios recientes confirman que la movilidad no es homogénea dentro del colectivo. Pigeon et al</w:t>
      </w:r>
      <w:r>
        <w:rPr>
          <w:color w:val="000000"/>
          <w:szCs w:val="22"/>
          <w:shd w:val="clear" w:color="auto" w:fill="FFFFFF"/>
        </w:rPr>
        <w:t xml:space="preserve">. (2025) analizaron los hábitos de desplazamiento de 1.859 adultos con discapacidad visual en Francia y encontraron resultados muy distintos entre unos usuarios y otros: el 32 % se desplazaba de forma independiente en todo tipo de recorridos, el 50 % solo </w:t>
      </w:r>
      <w:r>
        <w:rPr>
          <w:color w:val="000000"/>
          <w:szCs w:val="22"/>
          <w:shd w:val="clear" w:color="auto" w:fill="FFFFFF"/>
        </w:rPr>
        <w:t xml:space="preserve">en algunos trayectos y el 18 % necesitaba ayuda para salir de casa. Entre los factores que influyen en esa independencia aparecen la edad, el uso de bastón o perro guía, la percepción de peligro, la accesibilidad del entorno y el grado de urbanización del </w:t>
      </w:r>
      <w:r>
        <w:rPr>
          <w:color w:val="000000"/>
          <w:szCs w:val="22"/>
          <w:shd w:val="clear" w:color="auto" w:fill="FFFFFF"/>
        </w:rPr>
        <w:t>lugar de residencia.</w:t>
      </w:r>
    </w:p>
    <w:p w14:paraId="23D8F45E" w14:textId="77777777" w:rsidR="00695C48" w:rsidRDefault="009B0E5E" w:rsidP="00BB4B6C">
      <w:pPr>
        <w:rPr>
          <w:color w:val="000000"/>
          <w:szCs w:val="22"/>
        </w:rPr>
      </w:pPr>
      <w:r>
        <w:rPr>
          <w:color w:val="000000"/>
          <w:szCs w:val="22"/>
          <w:shd w:val="clear" w:color="auto" w:fill="FFFFFF"/>
        </w:rPr>
        <w:t>En España, la situación presenta rasgos parecidos. Según el Real Patronato sobre Discapacidad (s. f.), más de cuatro millones de personas conviven con alguna discapacidad, y una parte importante de ellas encuentra dificultades para mov</w:t>
      </w:r>
      <w:r>
        <w:rPr>
          <w:color w:val="000000"/>
          <w:szCs w:val="22"/>
          <w:shd w:val="clear" w:color="auto" w:fill="FFFFFF"/>
        </w:rPr>
        <w:t>erse con normalidad en la vivienda, en el edificio o en el entorno urbano. Los datos del INE (2024) muestran, además, que la movilidad y la visión figuran entre los grupos de discapacidad más frecuentes en la población analizada. Esto confirma que el probl</w:t>
      </w:r>
      <w:r>
        <w:rPr>
          <w:color w:val="000000"/>
          <w:szCs w:val="22"/>
          <w:shd w:val="clear" w:color="auto" w:fill="FFFFFF"/>
        </w:rPr>
        <w:t>ema no es marginal: afecta a un número considerable de personas y condiciona su participación en la vida cotidiana.</w:t>
      </w:r>
    </w:p>
    <w:p w14:paraId="552373C4" w14:textId="77777777" w:rsidR="00695C48" w:rsidRDefault="009B0E5E" w:rsidP="00BB4B6C">
      <w:pPr>
        <w:rPr>
          <w:color w:val="000000"/>
          <w:szCs w:val="22"/>
        </w:rPr>
      </w:pPr>
      <w:r>
        <w:rPr>
          <w:color w:val="000000"/>
          <w:szCs w:val="22"/>
          <w:shd w:val="clear" w:color="auto" w:fill="FFFFFF"/>
        </w:rPr>
        <w:t>Desde el enfoque de derechos, la discapacidad no debe entenderse únicamente como una limitación individual, sino también como el resultado d</w:t>
      </w:r>
      <w:r>
        <w:rPr>
          <w:color w:val="000000"/>
          <w:szCs w:val="22"/>
          <w:shd w:val="clear" w:color="auto" w:fill="FFFFFF"/>
        </w:rPr>
        <w:t xml:space="preserve">e un entorno que no contempla la diversidad funcional (Real Patronato sobre Discapacidad, s. f.). En el ámbito de la movilidad </w:t>
      </w:r>
      <w:r>
        <w:rPr>
          <w:color w:val="000000"/>
          <w:szCs w:val="22"/>
          <w:shd w:val="clear" w:color="auto" w:fill="FFFFFF"/>
        </w:rPr>
        <w:lastRenderedPageBreak/>
        <w:t>urbana, muchas barreras podrían reducirse mediante señalización accesible, referencias comprensibles y recorridos seguros. El pro</w:t>
      </w:r>
      <w:r>
        <w:rPr>
          <w:color w:val="000000"/>
          <w:szCs w:val="22"/>
          <w:shd w:val="clear" w:color="auto" w:fill="FFFFFF"/>
        </w:rPr>
        <w:t>totipo representa algunas de las consecuencias prácticas que produce la ausencia de estos apoyos.</w:t>
      </w:r>
    </w:p>
    <w:p w14:paraId="4C1D1A31" w14:textId="11E7233A" w:rsidR="00695C48" w:rsidRDefault="009B0E5E">
      <w:pPr>
        <w:pStyle w:val="Ttulo2"/>
      </w:pPr>
      <w:bookmarkStart w:id="182" w:name="_Toc234946558"/>
      <w:r>
        <w:t>Barreras en entornos urbanos y transporte público</w:t>
      </w:r>
      <w:bookmarkEnd w:id="182"/>
    </w:p>
    <w:p w14:paraId="1382AA89" w14:textId="77777777" w:rsidR="00695C48" w:rsidRDefault="009B0E5E" w:rsidP="00BB4B6C">
      <w:r>
        <w:rPr>
          <w:shd w:val="clear" w:color="auto" w:fill="FFFFFF"/>
        </w:rPr>
        <w:t>Aunque dos personas tengan un grado parecido de discapacidad visual, su experiencia en la calle puede va</w:t>
      </w:r>
      <w:r>
        <w:rPr>
          <w:shd w:val="clear" w:color="auto" w:fill="FFFFFF"/>
        </w:rPr>
        <w:t>riar mucho según el entorno. No es lo mismo desplazarse por una acera amplia y bien señalizada que hacerlo por una zona con obras, mobiliario urbano mal colocado, vehículos invadiendo el paso de peatones o falta de referencias sonoras.</w:t>
      </w:r>
    </w:p>
    <w:p w14:paraId="16D5105B" w14:textId="77777777" w:rsidR="00695C48" w:rsidRDefault="009B0E5E" w:rsidP="00BB4B6C">
      <w:r>
        <w:rPr>
          <w:shd w:val="clear" w:color="auto" w:fill="FFFFFF"/>
        </w:rPr>
        <w:t>Barasche-Berdah et a</w:t>
      </w:r>
      <w:r>
        <w:rPr>
          <w:shd w:val="clear" w:color="auto" w:fill="FFFFFF"/>
        </w:rPr>
        <w:t>l. (2023) analizaron barreras reales y percibidas en entornos urbanos y encontraron problemas concretos: pasos de peatones inaccesibles, escaleras, alta densidad de obstáculos y casi ausencia de marcas de guía en algunas zonas analizadas. Estos datos encaj</w:t>
      </w:r>
      <w:r>
        <w:rPr>
          <w:shd w:val="clear" w:color="auto" w:fill="FFFFFF"/>
        </w:rPr>
        <w:t>an con situaciones habituales en la vida diaria: un bordillo sin rampa, un semáforo sin señal sonora, un contenedor en medio de la acera o una zona de obras sin alternativa clara pueden convertir un trayecto breve en un recorrido inseguro.</w:t>
      </w:r>
    </w:p>
    <w:p w14:paraId="06E12A96" w14:textId="77777777" w:rsidR="00695C48" w:rsidRDefault="009B0E5E" w:rsidP="00BB4B6C">
      <w:r>
        <w:rPr>
          <w:shd w:val="clear" w:color="auto" w:fill="FFFFFF"/>
        </w:rPr>
        <w:t xml:space="preserve">Las barreras no </w:t>
      </w:r>
      <w:r>
        <w:rPr>
          <w:shd w:val="clear" w:color="auto" w:fill="FFFFFF"/>
        </w:rPr>
        <w:t>son solo físicas. También influyen la confianza de la persona, el conocimiento previo del lugar, el apoyo social disponible y la sensación de peligro al cruzar una calle o entrar en un espacio desconocido. La percepción de inseguridad y la accesibilidad de</w:t>
      </w:r>
      <w:r>
        <w:rPr>
          <w:shd w:val="clear" w:color="auto" w:fill="FFFFFF"/>
        </w:rPr>
        <w:t>l entorno están directamente relacionadas con la movilidad independiente, según el estudio citado en el apartado anterior. En otras palabras, una persona puede tener buena orientación y buen manejo del bastón, pero si el entorno no ofrece apoyos suficiente</w:t>
      </w:r>
      <w:r>
        <w:rPr>
          <w:shd w:val="clear" w:color="auto" w:fill="FFFFFF"/>
        </w:rPr>
        <w:t>s, su autonomía se reduce.</w:t>
      </w:r>
    </w:p>
    <w:p w14:paraId="072B6076" w14:textId="77777777" w:rsidR="00695C48" w:rsidRDefault="009B0E5E" w:rsidP="00BB4B6C">
      <w:r>
        <w:rPr>
          <w:shd w:val="clear" w:color="auto" w:fill="FFFFFF"/>
        </w:rPr>
        <w:t xml:space="preserve">El transporte público añade otra capa de complejidad. Localizar una parada, saber cuándo llega un autobús, encontrar la entrada del metro o reconocer la línea correcta son tareas que suelen apoyarse en información visual. Cuando </w:t>
      </w:r>
      <w:r>
        <w:rPr>
          <w:shd w:val="clear" w:color="auto" w:fill="FFFFFF"/>
        </w:rPr>
        <w:t>esa información no está adaptada, aumenta la dependencia de ayuda externa, aplicaciones accesibles o del conocimiento previo del recorrido. La localización de una entrada de metro constituye, por tanto, una situación representativa de la movilidad urbana.</w:t>
      </w:r>
    </w:p>
    <w:p w14:paraId="2620498A" w14:textId="69139B32" w:rsidR="00695C48" w:rsidRDefault="009B0E5E">
      <w:pPr>
        <w:pStyle w:val="Ttulo2"/>
      </w:pPr>
      <w:bookmarkStart w:id="183" w:name="_Toc234946559"/>
      <w:r>
        <w:t>Necesidad de concienciación social</w:t>
      </w:r>
      <w:bookmarkEnd w:id="183"/>
    </w:p>
    <w:p w14:paraId="3FB1EF3A" w14:textId="77777777" w:rsidR="00695C48" w:rsidRDefault="009B0E5E" w:rsidP="00BB4B6C">
      <w:r>
        <w:rPr>
          <w:shd w:val="clear" w:color="auto" w:fill="FFFFFF"/>
        </w:rPr>
        <w:t>Muchas barreras de la ciudad no se perciben por quien no las experimenta. Una acera estrecha, un semáforo sin pitido, una señal poco contrastada o un paso de peatones mal diseñado pueden pasar desapercibidos hasta que</w:t>
      </w:r>
      <w:r>
        <w:rPr>
          <w:shd w:val="clear" w:color="auto" w:fill="FFFFFF"/>
        </w:rPr>
        <w:t xml:space="preserve"> se intenta recorrer ese espacio con visión reducida o sin visión.</w:t>
      </w:r>
    </w:p>
    <w:p w14:paraId="28335179" w14:textId="77777777" w:rsidR="00695C48" w:rsidRDefault="009B0E5E" w:rsidP="00BB4B6C">
      <w:r>
        <w:rPr>
          <w:shd w:val="clear" w:color="auto" w:fill="FFFFFF"/>
        </w:rPr>
        <w:t xml:space="preserve">La concienciación social cumple aquí una doble función. Por un lado, ayuda a comprender que la accesibilidad no es un tema secundario, sino una condición para que todas las personas </w:t>
      </w:r>
      <w:r>
        <w:rPr>
          <w:shd w:val="clear" w:color="auto" w:fill="FFFFFF"/>
        </w:rPr>
        <w:t>puedan participar en la vida urbana. Por otro, puede influir en futuros diseñadores, desarrolladores, planificadores o simples ciudadanos que tomarán decisiones sobre entornos, productos y servicios. El Real Patronato sobre Discapacidad (s. f.) subraya que</w:t>
      </w:r>
      <w:r>
        <w:rPr>
          <w:shd w:val="clear" w:color="auto" w:fill="FFFFFF"/>
        </w:rPr>
        <w:t xml:space="preserve"> la sociedad suele diseñar “para lo normal” y deja fuera a quien no encaja en ese patrón. Cambiar esa mirada requiere información, pero también experiencias que hagan visible el problema.</w:t>
      </w:r>
    </w:p>
    <w:p w14:paraId="53C95AC9" w14:textId="77777777" w:rsidR="00695C48" w:rsidRDefault="009B0E5E" w:rsidP="00BB4B6C">
      <w:r>
        <w:rPr>
          <w:shd w:val="clear" w:color="auto" w:fill="FFFFFF"/>
        </w:rPr>
        <w:t xml:space="preserve">Las campañas, las charlas y los materiales divulgativos contribuyen </w:t>
      </w:r>
      <w:r>
        <w:rPr>
          <w:shd w:val="clear" w:color="auto" w:fill="FFFFFF"/>
        </w:rPr>
        <w:t xml:space="preserve">a difundir información sobre </w:t>
      </w:r>
      <w:r>
        <w:rPr>
          <w:shd w:val="clear" w:color="auto" w:fill="FFFFFF"/>
        </w:rPr>
        <w:lastRenderedPageBreak/>
        <w:t>accesibilidad, aunque no siempre permiten comprender cómo una limitación visual afecta a una tarea concreta de desplazamiento. Las herramientas digitales e inmersivas ofrecen la posibilidad de representar estas situaciones de m</w:t>
      </w:r>
      <w:r>
        <w:rPr>
          <w:shd w:val="clear" w:color="auto" w:fill="FFFFFF"/>
        </w:rPr>
        <w:t>anera controlada, si bien muchas propuestas se concentran en los efectos visuales y no incorporan un recorrido completo, como se analiza en el apartado 2.4.</w:t>
      </w:r>
    </w:p>
    <w:p w14:paraId="6EACA3F6" w14:textId="77777777" w:rsidR="00695C48" w:rsidRDefault="009B0E5E" w:rsidP="00BB4B6C">
      <w:r>
        <w:rPr>
          <w:shd w:val="clear" w:color="auto" w:fill="FFFFFF"/>
        </w:rPr>
        <w:t>La realidad virtual permite recrear situaciones concretas sin exponer al usuario a un riesgo real y</w:t>
      </w:r>
      <w:r>
        <w:rPr>
          <w:shd w:val="clear" w:color="auto" w:fill="FFFFFF"/>
        </w:rPr>
        <w:t xml:space="preserve"> puede utilizarse como apoyo en talleres, exposiciones, asignaturas o demostraciones. Su función es ilustrar determinadas barreras y estrategias de orientación; no equivale a la experiencia de las personas con discapacidad visual ni sustituye su testimonio</w:t>
      </w:r>
      <w:r>
        <w:rPr>
          <w:shd w:val="clear" w:color="auto" w:fill="FFFFFF"/>
        </w:rPr>
        <w:t>.</w:t>
      </w:r>
    </w:p>
    <w:p w14:paraId="701B177D" w14:textId="77777777" w:rsidR="00695C48" w:rsidRDefault="009B0E5E" w:rsidP="00BB4B6C">
      <w:r>
        <w:rPr>
          <w:shd w:val="clear" w:color="auto" w:fill="FFFFFF"/>
        </w:rPr>
        <w:t>En VLVS: Un Paso a Ciegas, la sensibilización se integra en el recorrido. El usuario debe avanzar, detectar obstáculos, interpretar señales sonoras, cruzar una zona con tráfico y alcanzar un destino. La secuencia relaciona la limitación visual con decisi</w:t>
      </w:r>
      <w:r>
        <w:rPr>
          <w:shd w:val="clear" w:color="auto" w:fill="FFFFFF"/>
        </w:rPr>
        <w:t>ones de movilidad y con la disponibilidad de apoyos accesibles.</w:t>
      </w:r>
    </w:p>
    <w:p w14:paraId="5A6111D1" w14:textId="78645EFC" w:rsidR="00695C48" w:rsidRDefault="009B0E5E">
      <w:pPr>
        <w:pStyle w:val="Ttulo2"/>
      </w:pPr>
      <w:bookmarkStart w:id="184" w:name="_Toc234946560"/>
      <w:r>
        <w:t>Análisis de soluciones existentes</w:t>
      </w:r>
      <w:bookmarkEnd w:id="184"/>
    </w:p>
    <w:p w14:paraId="58F55F0F" w14:textId="77777777" w:rsidR="00695C48" w:rsidRDefault="009B0E5E" w:rsidP="00BB4B6C">
      <w:r>
        <w:rPr>
          <w:shd w:val="clear" w:color="auto" w:fill="FFFFFF"/>
        </w:rPr>
        <w:t>Antes de iniciar el desarrollo se analizaron varias soluciones relacionadas con la simulación de alteraciones visuales y la movilidad en entornos virtuale</w:t>
      </w:r>
      <w:r>
        <w:rPr>
          <w:shd w:val="clear" w:color="auto" w:fill="FFFFFF"/>
        </w:rPr>
        <w:t>s: XREye (s. f.), See What I See (NEI, 2024), Tengo Baja Visión VR (Retina Gipuzkoa Begisare, s. f.) y BlindSimulator (Funnybon, s. f.). La selección no constituye un catálogo exhaustivo, pero reúne propuestas representativas para situar el proyecto.</w:t>
      </w:r>
    </w:p>
    <w:p w14:paraId="584C9E03" w14:textId="77777777" w:rsidR="00695C48" w:rsidRDefault="009B0E5E" w:rsidP="00BB4B6C">
      <w:r>
        <w:rPr>
          <w:shd w:val="clear" w:color="auto" w:fill="FFFFFF"/>
        </w:rPr>
        <w:t>XREye</w:t>
      </w:r>
      <w:r>
        <w:rPr>
          <w:shd w:val="clear" w:color="auto" w:fill="FFFFFF"/>
        </w:rPr>
        <w:t xml:space="preserve"> (s. f.) permite experimentar distintas alteraciones visuales en realidad virtual, realidad aumentada o imágenes 360°, incluyendo degeneración macular, cataratas o enfermedades de la córnea. Su fortaleza está en la variedad de condiciones oculares y en la </w:t>
      </w:r>
      <w:r>
        <w:rPr>
          <w:shd w:val="clear" w:color="auto" w:fill="FFFFFF"/>
        </w:rPr>
        <w:t>calidad visual de la simulación. Sin embargo, su enfoque principal es mostrar cómo cambia la percepción visual, no plantear una secuencia de tareas de movilidad urbana.</w:t>
      </w:r>
    </w:p>
    <w:p w14:paraId="0E56B195" w14:textId="77777777" w:rsidR="00695C48" w:rsidRDefault="009B0E5E" w:rsidP="00BB4B6C">
      <w:r>
        <w:rPr>
          <w:shd w:val="clear" w:color="auto" w:fill="FFFFFF"/>
        </w:rPr>
        <w:t>See What I See (NEI, 2024), desarrollada por el National Eye Institute, sigue una línea</w:t>
      </w:r>
      <w:r>
        <w:rPr>
          <w:shd w:val="clear" w:color="auto" w:fill="FFFFFF"/>
        </w:rPr>
        <w:t xml:space="preserve"> parecida. La aplicación permite experimentar enfermedades como AMD, glaucoma, cataratas o retinopatía diabética, y añade material educativo y cuestionarios. Es una herramienta útil para divulgación y aprendizaje, pero no propone un recorrido urbano estruc</w:t>
      </w:r>
      <w:r>
        <w:rPr>
          <w:shd w:val="clear" w:color="auto" w:fill="FFFFFF"/>
        </w:rPr>
        <w:t>turado ni integra de forma central la interacción no visual.</w:t>
      </w:r>
    </w:p>
    <w:p w14:paraId="2EE76876" w14:textId="77777777" w:rsidR="00695C48" w:rsidRDefault="009B0E5E" w:rsidP="00BB4B6C">
      <w:r>
        <w:rPr>
          <w:shd w:val="clear" w:color="auto" w:fill="FFFFFF"/>
        </w:rPr>
        <w:t xml:space="preserve">Tengo Baja Visión VR (Retina Gipuzkoa Begisare, s. f.) se orienta de forma más explícita a la sensibilización social. Simula síntomas como pérdida de campo visual, baja agudeza visual, fotofobia </w:t>
      </w:r>
      <w:r>
        <w:rPr>
          <w:shd w:val="clear" w:color="auto" w:fill="FFFFFF"/>
        </w:rPr>
        <w:t>o reducción de contraste, y está pensada para usarse con gafas de realidad virtual. Su objetivo declarado es mejorar la comprensión y la interacción social con personas con baja visión. Aun así, la experiencia se apoya principalmente en filtros visuales so</w:t>
      </w:r>
      <w:r>
        <w:rPr>
          <w:shd w:val="clear" w:color="auto" w:fill="FFFFFF"/>
        </w:rPr>
        <w:t>bre el entorno y no en una simulación completa de movilidad con tareas, obstáculos y evaluación del desempeño.</w:t>
      </w:r>
    </w:p>
    <w:p w14:paraId="7E9F4DB5" w14:textId="2F90EC95" w:rsidR="00695C48" w:rsidRDefault="009B0E5E" w:rsidP="00BB4B6C">
      <w:r>
        <w:rPr>
          <w:shd w:val="clear" w:color="auto" w:fill="FFFFFF"/>
        </w:rPr>
        <w:t>BlindSimulator (Funnybon, s. f.) es la referencia más cercana al planteamiento de este TFG. La experiencia limita gran parte del campo visual, in</w:t>
      </w:r>
      <w:r>
        <w:rPr>
          <w:shd w:val="clear" w:color="auto" w:fill="FFFFFF"/>
        </w:rPr>
        <w:t>corpora sonido espacial y retroalimentación háptica del bastón, y plantea desplazamientos por entornos urbanos, incluidos el transporte y los cruces de calle. VLVS comparte la limitación de la información visual y el uso del sonido y del bastón, pero se or</w:t>
      </w:r>
      <w:r>
        <w:rPr>
          <w:shd w:val="clear" w:color="auto" w:fill="FFFFFF"/>
        </w:rPr>
        <w:t xml:space="preserve">ganiza en torno a un recorrido urbano cerrado, tres tareas progresivas, modos </w:t>
      </w:r>
      <w:r>
        <w:rPr>
          <w:shd w:val="clear" w:color="auto" w:fill="FFFFFF"/>
        </w:rPr>
        <w:lastRenderedPageBreak/>
        <w:t xml:space="preserve">visuales seleccionables y una pantalla final con datos básicos de la sesión. </w:t>
      </w:r>
      <w:del w:id="185" w:author="David C. Perez Lopez" w:date="2026-07-14T20:13:00Z">
        <w:r w:rsidDel="005E39D7">
          <w:rPr>
            <w:shd w:val="clear" w:color="auto" w:fill="FFFFFF"/>
          </w:rPr>
          <w:delText>Su alcance corresponde a un prototipo académico desarrollado y documentado en Unity.</w:delText>
        </w:r>
      </w:del>
    </w:p>
    <w:p w14:paraId="40750699" w14:textId="77777777" w:rsidR="00695C48" w:rsidRDefault="009B0E5E" w:rsidP="00BB4B6C">
      <w:r>
        <w:rPr>
          <w:shd w:val="clear" w:color="auto" w:fill="FFFFFF"/>
        </w:rPr>
        <w:t>La revisión tamb</w:t>
      </w:r>
      <w:r>
        <w:rPr>
          <w:shd w:val="clear" w:color="auto" w:fill="FFFFFF"/>
        </w:rPr>
        <w:t>ién confirma que la movilidad depende de la interacción entre la información visual, los apoyos no visuales y las condiciones del entorno. Esta relación fundamentó la incorporación de semáforos sonoros, audio espacial, zonas de peligro, detección de obstác</w:t>
      </w:r>
      <w:r>
        <w:rPr>
          <w:shd w:val="clear" w:color="auto" w:fill="FFFFFF"/>
        </w:rPr>
        <w:t>ulos y retroalimentación háptica.</w:t>
      </w:r>
    </w:p>
    <w:p w14:paraId="648B0082" w14:textId="77777777" w:rsidR="00695C48" w:rsidRDefault="009B0E5E" w:rsidP="00BB4B6C">
      <w:r>
        <w:rPr>
          <w:shd w:val="clear" w:color="auto" w:fill="FFFFFF"/>
        </w:rPr>
        <w:t>Las soluciones revisadas presentan tres tendencias principales: predominio de la simulación de síntomas visuales, integración limitada de apoyos sonoros y hápticos, y escasez de recorridos breves con tareas evaluables. VLV</w:t>
      </w:r>
      <w:r>
        <w:rPr>
          <w:shd w:val="clear" w:color="auto" w:fill="FFFFFF"/>
        </w:rPr>
        <w:t>S aborda estos aspectos mediante una secuencia urbana compuesta por acera, cruce y acceso al metro, con apoyos no visuales y registro básico de resultados. El prototipo se plantea como una herramienta de sensibilización de alcance acotado.</w:t>
      </w:r>
    </w:p>
    <w:p w14:paraId="439F6EC4" w14:textId="77777777" w:rsidR="00695C48" w:rsidRDefault="009B0E5E">
      <w:r>
        <w:br w:type="page"/>
      </w:r>
    </w:p>
    <w:p w14:paraId="5669327D" w14:textId="4866F4FF" w:rsidR="00695C48" w:rsidRDefault="009B0E5E">
      <w:pPr>
        <w:pStyle w:val="Ttulo1"/>
      </w:pPr>
      <w:bookmarkStart w:id="186" w:name="_Toc234946561"/>
      <w:r>
        <w:lastRenderedPageBreak/>
        <w:t>Marco teóric</w:t>
      </w:r>
      <w:r>
        <w:t>o</w:t>
      </w:r>
      <w:bookmarkEnd w:id="186"/>
    </w:p>
    <w:p w14:paraId="1CC2C4B9" w14:textId="77777777" w:rsidR="00695C48" w:rsidRDefault="009B0E5E" w:rsidP="005E39D7">
      <w:pPr>
        <w:rPr>
          <w:color w:val="000000"/>
          <w:szCs w:val="22"/>
        </w:rPr>
      </w:pPr>
      <w:r w:rsidRPr="00BB4B6C">
        <w:t>Este capítulo presenta los conceptos teóricos y técnicos que fundamentan el diseño del prototipo. Se abordan la accesibilidad universal, la discapacidad visual, la realidad virtual, la interacción no visual y las tecnologías utilizadas durante el desarro</w:t>
      </w:r>
      <w:r w:rsidRPr="00BB4B6C">
        <w:t>llo</w:t>
      </w:r>
      <w:r>
        <w:rPr>
          <w:color w:val="000000"/>
          <w:szCs w:val="22"/>
          <w:shd w:val="clear" w:color="auto" w:fill="FFFFFF"/>
        </w:rPr>
        <w:t>.</w:t>
      </w:r>
    </w:p>
    <w:p w14:paraId="7701A27A" w14:textId="31955BD9" w:rsidR="00695C48" w:rsidRDefault="009B0E5E">
      <w:pPr>
        <w:pStyle w:val="Ttulo2"/>
      </w:pPr>
      <w:bookmarkStart w:id="187" w:name="_Toc234946562"/>
      <w:r>
        <w:t>Accesibilidad universal y diseño inclusivo</w:t>
      </w:r>
      <w:bookmarkEnd w:id="187"/>
    </w:p>
    <w:p w14:paraId="14C32825" w14:textId="77777777" w:rsidR="00695C48" w:rsidRDefault="009B0E5E" w:rsidP="00BB4B6C">
      <w:r>
        <w:rPr>
          <w:shd w:val="clear" w:color="auto" w:fill="FFFFFF"/>
        </w:rPr>
        <w:t>La accesibilidad universal parte de una idea sencilla: los entornos, productos y servicios deberían poder ser utilizados por el mayor número posible de personas, sin necesidad de adaptaciones especiales p</w:t>
      </w:r>
      <w:r>
        <w:rPr>
          <w:shd w:val="clear" w:color="auto" w:fill="FFFFFF"/>
        </w:rPr>
        <w:t>osteriores. En la práctica, esto implica pensar la ciudad, el transporte, la señalización o las interfaces digitales desde el inicio, y no como un añadido que solo aparece cuando alguien reclama una barrera concreta.</w:t>
      </w:r>
    </w:p>
    <w:p w14:paraId="1DE7D6CE" w14:textId="77777777" w:rsidR="00695C48" w:rsidRDefault="009B0E5E" w:rsidP="00BB4B6C">
      <w:r>
        <w:rPr>
          <w:shd w:val="clear" w:color="auto" w:fill="FFFFFF"/>
        </w:rPr>
        <w:t xml:space="preserve">En los desplazamientos cotidianos, una </w:t>
      </w:r>
      <w:r>
        <w:rPr>
          <w:shd w:val="clear" w:color="auto" w:fill="FFFFFF"/>
        </w:rPr>
        <w:t>acera estrecha, un obstáculo mal situado, la ausencia de pavimento podotáctil o un semáforo sin señal acústica pueden dificultar la orientación y aumentar la percepción de inseguridad. Estas barreras condicionan la autonomía y pueden llevar a evitar determ</w:t>
      </w:r>
      <w:r>
        <w:rPr>
          <w:shd w:val="clear" w:color="auto" w:fill="FFFFFF"/>
        </w:rPr>
        <w:t>inados trayectos.</w:t>
      </w:r>
    </w:p>
    <w:p w14:paraId="62285BA0" w14:textId="77777777" w:rsidR="00695C48" w:rsidRDefault="009B0E5E" w:rsidP="00BB4B6C">
      <w:r>
        <w:rPr>
          <w:shd w:val="clear" w:color="auto" w:fill="FFFFFF"/>
        </w:rPr>
        <w:t>El Real Patronato sobre Discapacidad (s. f.) recuerda que gran parte de las dificultades asociadas a la discapacidad no se explican solo por una limitación individual, sino por un entorno diseñado en torno a un modelo de persona “estándar</w:t>
      </w:r>
      <w:r>
        <w:rPr>
          <w:shd w:val="clear" w:color="auto" w:fill="FFFFFF"/>
        </w:rPr>
        <w:t>”. Una acera estrecha, un semáforo sin señal sonora o una aplicación con textos poco legibles no son problemas aislados: son decisiones de diseño que pueden excluir a quien no encaja en ese patrón. Desde la Convención sobre los Derechos de las Personas con</w:t>
      </w:r>
      <w:r>
        <w:rPr>
          <w:shd w:val="clear" w:color="auto" w:fill="FFFFFF"/>
        </w:rPr>
        <w:t xml:space="preserve"> Discapacidad, los Estados deben promover entornos, productos y servicios accesibles, y no limitarse a compensar la carencia con medidas puntuales. En términos cotidianos, eso significa que una ciudad no debería depender de que cada persona con discapacida</w:t>
      </w:r>
      <w:r>
        <w:rPr>
          <w:shd w:val="clear" w:color="auto" w:fill="FFFFFF"/>
        </w:rPr>
        <w:t>d visual memorice cada esquina, sino de que el propio espacio ofrezca referencias comprensibles para distintos cuerpos y distintas formas de percibir.</w:t>
      </w:r>
    </w:p>
    <w:p w14:paraId="414FEB35" w14:textId="77777777" w:rsidR="00695C48" w:rsidRDefault="009B0E5E" w:rsidP="00BB4B6C">
      <w:r>
        <w:rPr>
          <w:shd w:val="clear" w:color="auto" w:fill="FFFFFF"/>
        </w:rPr>
        <w:t>El diseño inclusivo aplica estos principios desde las primeras fases del proceso de creación, en lugar de</w:t>
      </w:r>
      <w:r>
        <w:rPr>
          <w:shd w:val="clear" w:color="auto" w:fill="FFFFFF"/>
        </w:rPr>
        <w:t xml:space="preserve"> añadir adaptaciones una vez definida la solución. En movilidad urbana, esto implica ofrecer la información mediante varios canales, disponer referencias reconocibles y evitar que las señales de peligro dependan exclusivamente de la visión. Algunas medidas</w:t>
      </w:r>
      <w:r>
        <w:rPr>
          <w:shd w:val="clear" w:color="auto" w:fill="FFFFFF"/>
        </w:rPr>
        <w:t>, como el pavimento podotáctil o la señalización acústica, también facilitan el uso del entorno a personas con necesidades diferentes.</w:t>
      </w:r>
    </w:p>
    <w:p w14:paraId="31FF212D" w14:textId="77777777" w:rsidR="00695C48" w:rsidRDefault="009B0E5E" w:rsidP="00BB4B6C">
      <w:r>
        <w:rPr>
          <w:shd w:val="clear" w:color="auto" w:fill="FFFFFF"/>
        </w:rPr>
        <w:t>Estos principios se trasladan al prototipo mediante semáforos sonoros, audio espacial, retroalimentación háptica del bast</w:t>
      </w:r>
      <w:r>
        <w:rPr>
          <w:shd w:val="clear" w:color="auto" w:fill="FFFFFF"/>
        </w:rPr>
        <w:t>ón y una secuencia de tareas. La combinación permite estudiar cómo los apoyos no visuales intervienen cuando la información visual resulta insuficiente.</w:t>
      </w:r>
    </w:p>
    <w:p w14:paraId="23A89BC8" w14:textId="4F315F89" w:rsidR="00695C48" w:rsidRDefault="009B0E5E">
      <w:pPr>
        <w:pStyle w:val="Ttulo2"/>
      </w:pPr>
      <w:bookmarkStart w:id="188" w:name="_Toc234946563"/>
      <w:r>
        <w:t>Discapacidad visual</w:t>
      </w:r>
      <w:bookmarkEnd w:id="188"/>
    </w:p>
    <w:p w14:paraId="166D18BB" w14:textId="77777777" w:rsidR="00695C48" w:rsidRDefault="009B0E5E" w:rsidP="00BB4B6C">
      <w:r>
        <w:rPr>
          <w:shd w:val="clear" w:color="auto" w:fill="FFFFFF"/>
        </w:rPr>
        <w:t>La discapacidad visual agrupa situaciones muy distintas. Una persona puede tene</w:t>
      </w:r>
      <w:r>
        <w:rPr>
          <w:shd w:val="clear" w:color="auto" w:fill="FFFFFF"/>
        </w:rPr>
        <w:t xml:space="preserve">r baja visión, visión borrosa, pérdida de campo visual, sensibilidad al contraste o ceguera total, y no todas estas condiciones se manifiestan de la misma forma en la vida diaria. Leer el número de un autobús a </w:t>
      </w:r>
      <w:r>
        <w:rPr>
          <w:shd w:val="clear" w:color="auto" w:fill="FFFFFF"/>
        </w:rPr>
        <w:lastRenderedPageBreak/>
        <w:t>cierta distancia, reconocer un escalón en una</w:t>
      </w:r>
      <w:r>
        <w:rPr>
          <w:shd w:val="clear" w:color="auto" w:fill="FFFFFF"/>
        </w:rPr>
        <w:t xml:space="preserve"> zona poco iluminada o distinguir un bordillo del asfalto cuando hay reflejos en el suelo son tareas sencillas para muchas personas y, sin embargo, pueden resultar exigentes para otras. La OMS (2024) distingue entre distintos tipos de alteración visual y s</w:t>
      </w:r>
      <w:r>
        <w:rPr>
          <w:shd w:val="clear" w:color="auto" w:fill="FFFFFF"/>
        </w:rPr>
        <w:t>ubraya que su impacto va más allá de la salud ocular: afecta la educación, el empleo, la movilidad, la autonomía y el riesgo de accidentes.</w:t>
      </w:r>
    </w:p>
    <w:p w14:paraId="725A85F0" w14:textId="77777777" w:rsidR="00695C48" w:rsidRDefault="009B0E5E" w:rsidP="00BB4B6C">
      <w:r>
        <w:rPr>
          <w:shd w:val="clear" w:color="auto" w:fill="FFFFFF"/>
        </w:rPr>
        <w:t>A efectos de este TFG, conviene separar dos planos. El primero es clínico: cada patología tiene características prop</w:t>
      </w:r>
      <w:r>
        <w:rPr>
          <w:shd w:val="clear" w:color="auto" w:fill="FFFFFF"/>
        </w:rPr>
        <w:t>ias y requiere atención especializada. El segundo es funcional: en la calle, lo que más condiciona el desplazamiento no es el nombre de la enfermedad, sino cuánta información visual queda disponible y qué apoyos existen para compensarla. Una persona con ba</w:t>
      </w:r>
      <w:r>
        <w:rPr>
          <w:shd w:val="clear" w:color="auto" w:fill="FFFFFF"/>
        </w:rPr>
        <w:t>ja visión puede orientarse con restos de visión útil si el entorno está bien iluminado y contrastado; otra, con visión muy reducida, dependerá casi por completo del oído, del tacto o de la memoria del recorrido. Por eso el prototipo no intenta reproducir c</w:t>
      </w:r>
      <w:r>
        <w:rPr>
          <w:shd w:val="clear" w:color="auto" w:fill="FFFFFF"/>
        </w:rPr>
        <w:t>on exactitud un diagnóstico concreto, sino representar distintos grados de dificultad visual dentro de una experiencia interactiva.</w:t>
      </w:r>
    </w:p>
    <w:p w14:paraId="15D13762" w14:textId="77777777" w:rsidR="00695C48" w:rsidRDefault="009B0E5E" w:rsidP="00BB4B6C">
      <w:r>
        <w:rPr>
          <w:shd w:val="clear" w:color="auto" w:fill="FFFFFF"/>
        </w:rPr>
        <w:t>Los datos ayudan a situar el problema. La OMS (2024) estima que al menos 2.200 millones de personas en el mundo presentan al</w:t>
      </w:r>
      <w:r>
        <w:rPr>
          <w:shd w:val="clear" w:color="auto" w:fill="FFFFFF"/>
        </w:rPr>
        <w:t>gún tipo de alteración visual. En España, el INE (2024) recoge que la visión y la movilidad figuran entre los grupos de discapacidad más frecuentes en la población analizada, y el Real Patronato sobre Discapacidad (s. f.) señala que millones de personas en</w:t>
      </w:r>
      <w:r>
        <w:rPr>
          <w:shd w:val="clear" w:color="auto" w:fill="FFFFFF"/>
        </w:rPr>
        <w:t>cuentran dificultades para desenvolverse con normalidad en su vivienda, en el edificio o en el entorno urbano. No se trata, por tanto, de una situación marginal: forma parte del paisaje social y urbano en el que se inserta este trabajo.</w:t>
      </w:r>
    </w:p>
    <w:p w14:paraId="1646735C" w14:textId="77777777" w:rsidR="00695C48" w:rsidRDefault="009B0E5E" w:rsidP="00BB4B6C">
      <w:r>
        <w:rPr>
          <w:shd w:val="clear" w:color="auto" w:fill="FFFFFF"/>
        </w:rPr>
        <w:t>La movilidad es uno</w:t>
      </w:r>
      <w:r>
        <w:rPr>
          <w:shd w:val="clear" w:color="auto" w:fill="FFFFFF"/>
        </w:rPr>
        <w:t xml:space="preserve"> de los ámbitos en los que estas limitaciones se hacen más visibles. Realizar compras, acudir a una cita, utilizar el transporte público o cruzar una calle exige tomar decisiones rápidas con información incompleta. Pigeon et al. (2025) muestran que la inde</w:t>
      </w:r>
      <w:r>
        <w:rPr>
          <w:shd w:val="clear" w:color="auto" w:fill="FFFFFF"/>
        </w:rPr>
        <w:t>pendencia al desplazarse depende de factores como la edad, el uso de bastón o perro guía, la percepción de peligro y la accesibilidad del entorno. Barasche-Berdah et al. (2023) añaden que las barreras urbanas influyen en la confianza, la actividad física y</w:t>
      </w:r>
      <w:r>
        <w:rPr>
          <w:shd w:val="clear" w:color="auto" w:fill="FFFFFF"/>
        </w:rPr>
        <w:t xml:space="preserve"> la participación social.</w:t>
      </w:r>
    </w:p>
    <w:p w14:paraId="27C45236" w14:textId="77777777" w:rsidR="00695C48" w:rsidRDefault="009B0E5E" w:rsidP="00BB4B6C">
      <w:r>
        <w:rPr>
          <w:shd w:val="clear" w:color="auto" w:fill="FFFFFF"/>
        </w:rPr>
        <w:t xml:space="preserve">VLVS: Un Paso a Ciegas representa estas dificultades funcionales mediante un recorrido urbano breve que exige interpretar señales, evitar obstáculos y alcanzar un destino con información visual limitada. Los modos </w:t>
      </w:r>
      <w:r>
        <w:rPr>
          <w:shd w:val="clear" w:color="auto" w:fill="FFFFFF"/>
        </w:rPr>
        <w:t>incluidos no corresponden a diagnósticos clínicos concretos, sino a distintos niveles de alteración perceptiva utilizados con fines pedagógicos.</w:t>
      </w:r>
    </w:p>
    <w:p w14:paraId="3192A787" w14:textId="10ECDA06" w:rsidR="00695C48" w:rsidRDefault="009B0E5E">
      <w:pPr>
        <w:pStyle w:val="Ttulo2"/>
      </w:pPr>
      <w:bookmarkStart w:id="189" w:name="_Toc234946564"/>
      <w:r>
        <w:t>Realidad virtual</w:t>
      </w:r>
      <w:bookmarkEnd w:id="189"/>
    </w:p>
    <w:p w14:paraId="6231AB93" w14:textId="287E161E" w:rsidR="00695C48" w:rsidRDefault="009B0E5E">
      <w:pPr>
        <w:pStyle w:val="Ttulo3"/>
      </w:pPr>
      <w:bookmarkStart w:id="190" w:name="_Toc234946565"/>
      <w:r>
        <w:t>Definiciones</w:t>
      </w:r>
      <w:bookmarkEnd w:id="190"/>
    </w:p>
    <w:p w14:paraId="269015D3" w14:textId="77777777" w:rsidR="00695C48" w:rsidRDefault="009B0E5E" w:rsidP="00BB4B6C">
      <w:r>
        <w:rPr>
          <w:shd w:val="clear" w:color="auto" w:fill="FFFFFF"/>
        </w:rPr>
        <w:t xml:space="preserve">La </w:t>
      </w:r>
      <w:commentRangeStart w:id="191"/>
      <w:r>
        <w:rPr>
          <w:shd w:val="clear" w:color="auto" w:fill="FFFFFF"/>
        </w:rPr>
        <w:t xml:space="preserve">realidad virtual (RV) </w:t>
      </w:r>
      <w:commentRangeEnd w:id="191"/>
      <w:r w:rsidR="00850922">
        <w:rPr>
          <w:rStyle w:val="Refdecomentario"/>
        </w:rPr>
        <w:commentReference w:id="191"/>
      </w:r>
      <w:r>
        <w:rPr>
          <w:shd w:val="clear" w:color="auto" w:fill="FFFFFF"/>
        </w:rPr>
        <w:t xml:space="preserve">genera entornos tridimensionales interactivos </w:t>
      </w:r>
      <w:r>
        <w:rPr>
          <w:shd w:val="clear" w:color="auto" w:fill="FFFFFF"/>
        </w:rPr>
        <w:t>que responden a los movimientos del usuario y producen una sensación de presencia</w:t>
      </w:r>
      <w:commentRangeStart w:id="192"/>
      <w:r>
        <w:rPr>
          <w:shd w:val="clear" w:color="auto" w:fill="FFFFFF"/>
        </w:rPr>
        <w:t>. Esta sensación depende, entre otros factores, de la latencia, el seguimiento de la cabeza y los controladores, la representación estereoscópica y la coherencia entre la info</w:t>
      </w:r>
      <w:r>
        <w:rPr>
          <w:shd w:val="clear" w:color="auto" w:fill="FFFFFF"/>
        </w:rPr>
        <w:t>rmación visual, sonora y háptica.</w:t>
      </w:r>
      <w:commentRangeEnd w:id="192"/>
      <w:r w:rsidR="00850922">
        <w:rPr>
          <w:rStyle w:val="Refdecomentario"/>
        </w:rPr>
        <w:commentReference w:id="192"/>
      </w:r>
    </w:p>
    <w:p w14:paraId="00A1F6F4" w14:textId="77777777" w:rsidR="00695C48" w:rsidRDefault="009B0E5E" w:rsidP="00BB4B6C">
      <w:r>
        <w:rPr>
          <w:shd w:val="clear" w:color="auto" w:fill="FFFFFF"/>
        </w:rPr>
        <w:t>Los visores de RV sitúan el punto de vista del usuario dentro del entorno y permiten interactuar mediante controladores con seguimiento espacial y, en muchos casos, retroalimentación háptica. Estas características hacen po</w:t>
      </w:r>
      <w:r>
        <w:rPr>
          <w:shd w:val="clear" w:color="auto" w:fill="FFFFFF"/>
        </w:rPr>
        <w:t xml:space="preserve">sible recrear tareas de orientación y desplazamiento en condiciones </w:t>
      </w:r>
      <w:r>
        <w:rPr>
          <w:shd w:val="clear" w:color="auto" w:fill="FFFFFF"/>
        </w:rPr>
        <w:lastRenderedPageBreak/>
        <w:t>controladas.</w:t>
      </w:r>
    </w:p>
    <w:p w14:paraId="608BA410" w14:textId="77777777" w:rsidR="00695C48" w:rsidRDefault="009B0E5E" w:rsidP="00BB4B6C">
      <w:r>
        <w:rPr>
          <w:shd w:val="clear" w:color="auto" w:fill="FFFFFF"/>
        </w:rPr>
        <w:t>En este proyecto, la RV se utiliza para relacionar la alteración visual con acciones y decisiones dentro de un escenario urbano. A diferencia de una imagen filtrada, el entorn</w:t>
      </w:r>
      <w:r>
        <w:rPr>
          <w:shd w:val="clear" w:color="auto" w:fill="FFFFFF"/>
        </w:rPr>
        <w:t>o interactivo exige desplazarse, interpretar señales y responder a las consecuencias de cada acción.</w:t>
      </w:r>
    </w:p>
    <w:p w14:paraId="6821E735" w14:textId="16C250A3" w:rsidR="00695C48" w:rsidRDefault="009B0E5E">
      <w:pPr>
        <w:pStyle w:val="Ttulo3"/>
      </w:pPr>
      <w:bookmarkStart w:id="193" w:name="_Toc234946566"/>
      <w:r>
        <w:t>RV como herramienta educativa y de sensibilización</w:t>
      </w:r>
      <w:bookmarkEnd w:id="193"/>
    </w:p>
    <w:p w14:paraId="77AFC90C" w14:textId="3552EE15" w:rsidR="00695C48" w:rsidRDefault="009B0E5E" w:rsidP="00BB4B6C">
      <w:r>
        <w:rPr>
          <w:shd w:val="clear" w:color="auto" w:fill="FFFFFF"/>
        </w:rPr>
        <w:t>En los últimos años han aparecido varias experiencias que utilizan la RV para acercar la discapaci</w:t>
      </w:r>
      <w:r>
        <w:rPr>
          <w:shd w:val="clear" w:color="auto" w:fill="FFFFFF"/>
        </w:rPr>
        <w:t xml:space="preserve">dad visual a públicos que no la viven de forma habitual. Algunas se centran en mostrar síntomas concretos; otras se orientan más a la comprensión social o a la movilidad con apoyos no visuales. </w:t>
      </w:r>
      <w:del w:id="194" w:author="David C. Perez Lopez" w:date="2026-07-14T20:25:00Z">
        <w:r w:rsidDel="00850922">
          <w:rPr>
            <w:shd w:val="clear" w:color="auto" w:fill="FFFFFF"/>
          </w:rPr>
          <w:delText>El apartado 2.4 recoge el análisis detallado de las principale</w:delText>
        </w:r>
        <w:r w:rsidDel="00850922">
          <w:rPr>
            <w:shd w:val="clear" w:color="auto" w:fill="FFFFFF"/>
          </w:rPr>
          <w:delText>s referencias consultadas.</w:delText>
        </w:r>
      </w:del>
    </w:p>
    <w:p w14:paraId="2DC0C7AC" w14:textId="77777777" w:rsidR="00695C48" w:rsidRDefault="009B0E5E" w:rsidP="00BB4B6C">
      <w:r>
        <w:rPr>
          <w:shd w:val="clear" w:color="auto" w:fill="FFFFFF"/>
        </w:rPr>
        <w:t xml:space="preserve">Las experiencias revisadas muestran la utilidad de la RV en talleres y contextos formativos, pero también evidencian limitaciones recurrentes: predominio de la reproducción visual, escenas poco estructuradas y escasa integración </w:t>
      </w:r>
      <w:r>
        <w:rPr>
          <w:shd w:val="clear" w:color="auto" w:fill="FFFFFF"/>
        </w:rPr>
        <w:t>de tareas, riesgo y apoyos no visuales. Estos elementos se incorporaron como requisitos de diseño del prototipo.</w:t>
      </w:r>
    </w:p>
    <w:p w14:paraId="57B8E421" w14:textId="2F23C343" w:rsidR="00695C48" w:rsidRDefault="009B0E5E">
      <w:pPr>
        <w:pStyle w:val="Ttulo2"/>
      </w:pPr>
      <w:bookmarkStart w:id="195" w:name="_Toc234946567"/>
      <w:r>
        <w:t>Interacción no visual (audio y hápticos)</w:t>
      </w:r>
      <w:bookmarkEnd w:id="195"/>
    </w:p>
    <w:p w14:paraId="6B14AD3D" w14:textId="77777777" w:rsidR="00695C48" w:rsidRDefault="009B0E5E" w:rsidP="00BB4B6C">
      <w:r>
        <w:rPr>
          <w:shd w:val="clear" w:color="auto" w:fill="FFFFFF"/>
        </w:rPr>
        <w:t>Cuando la información visual es insuficiente, otras vías sensoriales adquieren un peso mayor. En l</w:t>
      </w:r>
      <w:r>
        <w:rPr>
          <w:shd w:val="clear" w:color="auto" w:fill="FFFFFF"/>
        </w:rPr>
        <w:t>a movilidad urbana, el oído ayuda a detectar vehículos, semáforos, pasos o zonas con mayor ruido. El tacto, a través del bastón o del pie, permite reconocer superficies, bordillos u obstáculos. En VLVS: Un Paso a Ciegas, el audio cumple varias funciones. P</w:t>
      </w:r>
      <w:r>
        <w:rPr>
          <w:shd w:val="clear" w:color="auto" w:fill="FFFFFF"/>
        </w:rPr>
        <w:t xml:space="preserve">or un lado, orienta hacia el objetivo mediante audio espacial, de forma que el usuario puede percibir la dirección del destino aunque no lo vea con claridad. Por otro, advierte de situaciones de riesgo a través de señales asociadas a zonas peligrosas o al </w:t>
      </w:r>
      <w:r>
        <w:rPr>
          <w:shd w:val="clear" w:color="auto" w:fill="FFFFFF"/>
        </w:rPr>
        <w:t>tráfico. Los semáforos sonoros añaden una referencia temporal para saber cuándo puede ser más seguro cruzar. Estas soluciones no sustituyen las ayudas reales de una ciudad accesible, pero sí muestran por qué la señalización sonora resulta importante cuando</w:t>
      </w:r>
      <w:r>
        <w:rPr>
          <w:shd w:val="clear" w:color="auto" w:fill="FFFFFF"/>
        </w:rPr>
        <w:t xml:space="preserve"> la vista deja de ser la referencia principal.</w:t>
      </w:r>
    </w:p>
    <w:p w14:paraId="1346E28B" w14:textId="77777777" w:rsidR="00695C48" w:rsidRDefault="009B0E5E" w:rsidP="00BB4B6C">
      <w:r>
        <w:rPr>
          <w:shd w:val="clear" w:color="auto" w:fill="FFFFFF"/>
        </w:rPr>
        <w:t>La retroalimentación háptica cumple un papel parecido en el bastón virtual. Cuando el usuario golpea distintas superficies u obstáculos, el mando puede transmitir vibraciones de distinta intensidad o duración.</w:t>
      </w:r>
      <w:r>
        <w:rPr>
          <w:shd w:val="clear" w:color="auto" w:fill="FFFFFF"/>
        </w:rPr>
        <w:t xml:space="preserve"> Otras experiencias inmersivas utilizan una lógica similar para reforzar la idea de exploración sin visión. En este proyecto, el sistema háptico se ha diseñado para que el contacto con el entorno no dependa solo de lo que aparece en pantalla, sino también </w:t>
      </w:r>
      <w:r>
        <w:rPr>
          <w:shd w:val="clear" w:color="auto" w:fill="FFFFFF"/>
        </w:rPr>
        <w:t>de una respuesta física perceptible en las manos.</w:t>
      </w:r>
    </w:p>
    <w:p w14:paraId="216D98D5" w14:textId="77777777" w:rsidR="00695C48" w:rsidRDefault="009B0E5E" w:rsidP="00BB4B6C">
      <w:r>
        <w:rPr>
          <w:shd w:val="clear" w:color="auto" w:fill="FFFFFF"/>
        </w:rPr>
        <w:t>El audio y la retroalimentación háptica complementan la información visual durante el recorrido. El sonido permite localizar objetivos y reconocer situaciones de riesgo, mientras que las vibraciones del man</w:t>
      </w:r>
      <w:r>
        <w:rPr>
          <w:shd w:val="clear" w:color="auto" w:fill="FFFFFF"/>
        </w:rPr>
        <w:t>do aportan información sobre el contacto del bastón con superficies y obstáculos. La combinación de estos canales reduce la dependencia de los marcadores visuales.</w:t>
      </w:r>
    </w:p>
    <w:p w14:paraId="048CEEE9" w14:textId="357126D1" w:rsidR="00695C48" w:rsidRDefault="009B0E5E">
      <w:pPr>
        <w:pStyle w:val="Ttulo2"/>
      </w:pPr>
      <w:bookmarkStart w:id="196" w:name="_Toc234946568"/>
      <w:r>
        <w:t>Tecnologías para el desarrollo</w:t>
      </w:r>
      <w:bookmarkEnd w:id="196"/>
    </w:p>
    <w:p w14:paraId="2DB617B8" w14:textId="1CA61C54" w:rsidR="00695C48" w:rsidRDefault="009B0E5E" w:rsidP="00BB4B6C">
      <w:r>
        <w:rPr>
          <w:shd w:val="clear" w:color="auto" w:fill="FFFFFF"/>
        </w:rPr>
        <w:t xml:space="preserve">El desarrollo del prototipo se apoyó en herramientas </w:t>
      </w:r>
      <w:del w:id="197" w:author="David C. Perez Lopez" w:date="2026-07-14T20:30:00Z">
        <w:r w:rsidDel="000966F7">
          <w:rPr>
            <w:shd w:val="clear" w:color="auto" w:fill="FFFFFF"/>
          </w:rPr>
          <w:delText>de e</w:delText>
        </w:r>
        <w:r w:rsidDel="000966F7">
          <w:rPr>
            <w:shd w:val="clear" w:color="auto" w:fill="FFFFFF"/>
          </w:rPr>
          <w:delText>dición de código y modelado 3D, paquetes de Unity para realidad virtual y</w:delText>
        </w:r>
      </w:del>
      <w:ins w:id="198" w:author="David C. Perez Lopez" w:date="2026-07-14T20:30:00Z">
        <w:r w:rsidR="000966F7">
          <w:rPr>
            <w:shd w:val="clear" w:color="auto" w:fill="FFFFFF"/>
          </w:rPr>
          <w:t>software y</w:t>
        </w:r>
      </w:ins>
      <w:r>
        <w:rPr>
          <w:shd w:val="clear" w:color="auto" w:fill="FFFFFF"/>
        </w:rPr>
        <w:t xml:space="preserve"> un visor </w:t>
      </w:r>
      <w:del w:id="199" w:author="David C. Perez Lopez" w:date="2026-07-14T20:30:00Z">
        <w:r w:rsidDel="000966F7">
          <w:rPr>
            <w:shd w:val="clear" w:color="auto" w:fill="FFFFFF"/>
          </w:rPr>
          <w:delText>Meta Quest 2</w:delText>
        </w:r>
      </w:del>
      <w:ins w:id="200" w:author="David C. Perez Lopez" w:date="2026-07-14T20:30:00Z">
        <w:r w:rsidR="000966F7">
          <w:rPr>
            <w:shd w:val="clear" w:color="auto" w:fill="FFFFFF"/>
          </w:rPr>
          <w:t>de RV</w:t>
        </w:r>
      </w:ins>
      <w:r>
        <w:rPr>
          <w:shd w:val="clear" w:color="auto" w:fill="FFFFFF"/>
        </w:rPr>
        <w:t xml:space="preserve">. En los apartados </w:t>
      </w:r>
      <w:r>
        <w:rPr>
          <w:shd w:val="clear" w:color="auto" w:fill="FFFFFF"/>
        </w:rPr>
        <w:lastRenderedPageBreak/>
        <w:t>siguientes se describe la función concreta de cada recurso dentro del proyecto.</w:t>
      </w:r>
    </w:p>
    <w:p w14:paraId="3DB8B4BA" w14:textId="5CD2FCB0" w:rsidR="00695C48" w:rsidRDefault="009B0E5E">
      <w:pPr>
        <w:pStyle w:val="Ttulo3"/>
      </w:pPr>
      <w:bookmarkStart w:id="201" w:name="_Toc234946569"/>
      <w:r>
        <w:t>Software</w:t>
      </w:r>
      <w:bookmarkEnd w:id="201"/>
    </w:p>
    <w:p w14:paraId="71FA16F6" w14:textId="77777777" w:rsidR="00695C48" w:rsidRDefault="009B0E5E">
      <w:pPr>
        <w:pStyle w:val="NormalWeb"/>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Visual Studio Code</w:t>
      </w:r>
    </w:p>
    <w:p w14:paraId="224FE1F1" w14:textId="7464C146" w:rsidR="00695C48" w:rsidRDefault="009B0E5E" w:rsidP="00BB4B6C">
      <w:r>
        <w:rPr>
          <w:shd w:val="clear" w:color="auto" w:fill="FFFFFF"/>
        </w:rPr>
        <w:t xml:space="preserve">Visual Studio Code se </w:t>
      </w:r>
      <w:r>
        <w:rPr>
          <w:shd w:val="clear" w:color="auto" w:fill="FFFFFF"/>
        </w:rPr>
        <w:t>utilizó para editar y depurar los scripts en C#. Su integración con Unity facilitó la navegación entre clases, la revisión de errores de compilación y el mantenimiento de componentes</w:t>
      </w:r>
      <w:del w:id="202" w:author="David C. Perez Lopez" w:date="2026-07-14T20:32:00Z">
        <w:r w:rsidDel="00947F43">
          <w:rPr>
            <w:shd w:val="clear" w:color="auto" w:fill="FFFFFF"/>
          </w:rPr>
          <w:delText xml:space="preserve"> como GameManager, TaskManager, TrafficLightController, CaneHapticSystem y</w:delText>
        </w:r>
        <w:r w:rsidDel="00947F43">
          <w:rPr>
            <w:shd w:val="clear" w:color="auto" w:fill="FFFFFF"/>
          </w:rPr>
          <w:delText xml:space="preserve"> SpatialAudioManager</w:delText>
        </w:r>
      </w:del>
      <w:r>
        <w:rPr>
          <w:shd w:val="clear" w:color="auto" w:fill="FFFFFF"/>
        </w:rPr>
        <w:t>.</w:t>
      </w:r>
    </w:p>
    <w:p w14:paraId="6D9B96B7" w14:textId="58578BDF" w:rsidR="00695C48" w:rsidRDefault="009B0E5E">
      <w:pPr>
        <w:pStyle w:val="NormalWeb"/>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 xml:space="preserve">Unity </w:t>
      </w:r>
      <w:del w:id="203" w:author="David C. Perez Lopez" w:date="2026-07-14T20:32:00Z">
        <w:r w:rsidDel="00947F43">
          <w:rPr>
            <w:b/>
            <w:bCs/>
            <w:color w:val="000000"/>
            <w:sz w:val="22"/>
            <w:szCs w:val="22"/>
            <w:shd w:val="clear" w:color="auto" w:fill="FFFFFF"/>
          </w:rPr>
          <w:delText>Hub y Unity Editor</w:delText>
        </w:r>
      </w:del>
    </w:p>
    <w:p w14:paraId="04F1E538" w14:textId="25F03516" w:rsidR="00695C48" w:rsidRDefault="009B0E5E" w:rsidP="000966F7">
      <w:pPr>
        <w:rPr>
          <w:color w:val="000000"/>
          <w:szCs w:val="22"/>
        </w:rPr>
      </w:pPr>
      <w:del w:id="204" w:author="David C. Perez Lopez" w:date="2026-07-14T20:32:00Z">
        <w:r w:rsidRPr="00BB4B6C" w:rsidDel="00947F43">
          <w:delText>Unity Hub se utilizó para gestionar la versión del motor, y</w:delText>
        </w:r>
      </w:del>
      <w:ins w:id="205" w:author="David C. Perez Lopez" w:date="2026-07-14T20:32:00Z">
        <w:r w:rsidR="00947F43">
          <w:t>Se utilizó</w:t>
        </w:r>
      </w:ins>
      <w:ins w:id="206" w:author="David C. Perez Lopez" w:date="2026-07-14T20:33:00Z">
        <w:r w:rsidR="00947F43">
          <w:t xml:space="preserve"> la versión de</w:t>
        </w:r>
      </w:ins>
      <w:r w:rsidRPr="00BB4B6C">
        <w:t xml:space="preserve"> Unity 6000.0.58f2 </w:t>
      </w:r>
      <w:del w:id="207" w:author="David C. Perez Lopez" w:date="2026-07-14T20:33:00Z">
        <w:r w:rsidRPr="00BB4B6C" w:rsidDel="00947F43">
          <w:delText xml:space="preserve">constituyó </w:delText>
        </w:r>
      </w:del>
      <w:ins w:id="208" w:author="David C. Perez Lopez" w:date="2026-07-14T20:33:00Z">
        <w:r w:rsidR="00947F43">
          <w:t>como</w:t>
        </w:r>
        <w:r w:rsidR="00947F43" w:rsidRPr="00BB4B6C">
          <w:t xml:space="preserve"> </w:t>
        </w:r>
      </w:ins>
      <w:r w:rsidRPr="00BB4B6C">
        <w:t>el entorno principal de desarrollo. En él se construyeron las escenas</w:t>
      </w:r>
      <w:del w:id="209" w:author="David C. Perez Lopez" w:date="2026-07-14T20:33:00Z">
        <w:r w:rsidRPr="00BB4B6C" w:rsidDel="00947F43">
          <w:delText xml:space="preserve"> Main.unity y Level_Street.unity</w:delText>
        </w:r>
      </w:del>
      <w:r w:rsidRPr="00BB4B6C">
        <w:t>, se configuraron l</w:t>
      </w:r>
      <w:r w:rsidRPr="00BB4B6C">
        <w:t xml:space="preserve">a física, el audio, la interfaz y la iluminación, y se integraron los recursos tridimensionales y los paquetes XR. Las pruebas se ejecutaron tanto en el editor como en el visor </w:t>
      </w:r>
      <w:del w:id="210" w:author="David C. Perez Lopez" w:date="2026-07-14T20:33:00Z">
        <w:r w:rsidRPr="00BB4B6C" w:rsidDel="00947F43">
          <w:delText>Meta Quest 2</w:delText>
        </w:r>
      </w:del>
      <w:ins w:id="211" w:author="David C. Perez Lopez" w:date="2026-07-14T20:33:00Z">
        <w:r w:rsidR="00947F43">
          <w:t>de RV</w:t>
        </w:r>
      </w:ins>
      <w:r>
        <w:rPr>
          <w:color w:val="000000"/>
          <w:szCs w:val="22"/>
          <w:shd w:val="clear" w:color="auto" w:fill="FFFFFF"/>
        </w:rPr>
        <w:t>.</w:t>
      </w:r>
    </w:p>
    <w:p w14:paraId="4EF336D6" w14:textId="77777777" w:rsidR="00695C48" w:rsidRDefault="009B0E5E">
      <w:pPr>
        <w:pStyle w:val="NormalWeb"/>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Autodesk 3ds Max</w:t>
      </w:r>
    </w:p>
    <w:p w14:paraId="638B90FF" w14:textId="77777777" w:rsidR="00695C48" w:rsidRDefault="009B0E5E" w:rsidP="00BB4B6C">
      <w:r>
        <w:rPr>
          <w:shd w:val="clear" w:color="auto" w:fill="FFFFFF"/>
        </w:rPr>
        <w:t>Autodesk 3ds Max se utilizó para modelar y adapt</w:t>
      </w:r>
      <w:r>
        <w:rPr>
          <w:shd w:val="clear" w:color="auto" w:fill="FFFFFF"/>
        </w:rPr>
        <w:t>ar elementos del entorno urbano, ajustar escalas y jerarquías, preparar las mallas y exportarlas mediante FBX. Este flujo permitió mantener proporciones coherentes en aceras, edificios, señales y mobiliario antes de su integración en Unity.</w:t>
      </w:r>
    </w:p>
    <w:p w14:paraId="7C467DFE" w14:textId="77777777" w:rsidR="00695C48" w:rsidRDefault="009B0E5E">
      <w:pPr>
        <w:pStyle w:val="NormalWeb"/>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Blender</w:t>
      </w:r>
    </w:p>
    <w:p w14:paraId="375C870A" w14:textId="77777777" w:rsidR="00695C48" w:rsidRDefault="009B0E5E" w:rsidP="00BB4B6C">
      <w:r>
        <w:rPr>
          <w:shd w:val="clear" w:color="auto" w:fill="FFFFFF"/>
        </w:rPr>
        <w:t>Blender</w:t>
      </w:r>
      <w:r>
        <w:rPr>
          <w:shd w:val="clear" w:color="auto" w:fill="FFFFFF"/>
        </w:rPr>
        <w:t xml:space="preserve"> se empleó para revisar la topología, adaptar modelos existentes y realizar correcciones puntuales en elementos sencillos del escenario. Los archivos se exportaron en FBX para mantener un flujo compatible con Unity. La combinación de ambas herramientas res</w:t>
      </w:r>
      <w:r>
        <w:rPr>
          <w:shd w:val="clear" w:color="auto" w:fill="FFFFFF"/>
        </w:rPr>
        <w:t>pondió a la distribución de tareas de modelado y ajuste durante el desarrollo.</w:t>
      </w:r>
    </w:p>
    <w:p w14:paraId="73B55795" w14:textId="77777777" w:rsidR="00695C48" w:rsidRDefault="009B0E5E">
      <w:pPr>
        <w:pStyle w:val="NormalWeb"/>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Git</w:t>
      </w:r>
    </w:p>
    <w:p w14:paraId="0EEDDDE0" w14:textId="7D1E4564" w:rsidR="00695C48" w:rsidRDefault="009B0E5E" w:rsidP="000966F7">
      <w:pPr>
        <w:rPr>
          <w:ins w:id="212" w:author="David C. Perez Lopez" w:date="2026-07-15T23:37:00Z"/>
          <w:color w:val="000000"/>
          <w:szCs w:val="22"/>
          <w:shd w:val="clear" w:color="auto" w:fill="FFFFFF"/>
        </w:rPr>
      </w:pPr>
      <w:r w:rsidRPr="00BB4B6C">
        <w:t xml:space="preserve">Git se utilizó </w:t>
      </w:r>
      <w:ins w:id="213" w:author="David C. Perez Lopez" w:date="2026-07-14T20:36:00Z">
        <w:r w:rsidR="00217AE9">
          <w:t xml:space="preserve">como gestor de versiones de código, </w:t>
        </w:r>
      </w:ins>
      <w:r w:rsidRPr="00BB4B6C">
        <w:t xml:space="preserve">para </w:t>
      </w:r>
      <w:r w:rsidRPr="00BB4B6C">
        <w:t>registrar cambios, recuperar versiones anteriores</w:t>
      </w:r>
      <w:r w:rsidRPr="00BB4B6C">
        <w:t xml:space="preserve"> y organizar el trabajo por iteraciones.</w:t>
      </w:r>
      <w:del w:id="214" w:author="David C. Perez Lopez" w:date="2026-07-14T20:37:00Z">
        <w:r w:rsidRPr="00BB4B6C" w:rsidDel="00217AE9">
          <w:delText xml:space="preserve"> El historial del repositorio documentó </w:delText>
        </w:r>
        <w:r w:rsidRPr="00BB4B6C" w:rsidDel="00217AE9">
          <w:delText>modificaciones en los modos visuales, el bastón háptico, los semáforos sonoros y la lógica de tareas, y permitió regresar a versiones funcionales cuando aparecieron regresiones</w:delText>
        </w:r>
        <w:r w:rsidDel="00217AE9">
          <w:rPr>
            <w:color w:val="000000"/>
            <w:szCs w:val="22"/>
            <w:shd w:val="clear" w:color="auto" w:fill="FFFFFF"/>
          </w:rPr>
          <w:delText>.</w:delText>
        </w:r>
      </w:del>
    </w:p>
    <w:p w14:paraId="5E7F070E" w14:textId="33E86F5E" w:rsidR="004C22C7" w:rsidRDefault="004C22C7" w:rsidP="004C22C7">
      <w:pPr>
        <w:pStyle w:val="NormalWeb"/>
        <w:widowControl/>
        <w:shd w:val="clear" w:color="auto" w:fill="FFFFFF"/>
        <w:spacing w:before="120" w:beforeAutospacing="0" w:after="60" w:afterAutospacing="0"/>
        <w:jc w:val="both"/>
        <w:rPr>
          <w:ins w:id="215" w:author="David C. Perez Lopez" w:date="2026-07-15T23:38:00Z"/>
          <w:b/>
          <w:bCs/>
          <w:color w:val="000000"/>
          <w:sz w:val="22"/>
          <w:szCs w:val="22"/>
          <w:shd w:val="clear" w:color="auto" w:fill="FFFFFF"/>
        </w:rPr>
      </w:pPr>
      <w:ins w:id="216" w:author="David C. Perez Lopez" w:date="2026-07-15T23:38:00Z">
        <w:r w:rsidRPr="004C22C7">
          <w:rPr>
            <w:b/>
            <w:bCs/>
            <w:color w:val="000000"/>
            <w:sz w:val="22"/>
            <w:szCs w:val="22"/>
            <w:shd w:val="clear" w:color="auto" w:fill="FFFFFF"/>
          </w:rPr>
          <w:t>Meta Horizon Link</w:t>
        </w:r>
      </w:ins>
    </w:p>
    <w:p w14:paraId="770544A2" w14:textId="1B6200D4" w:rsidR="004C22C7" w:rsidRPr="004C22C7" w:rsidRDefault="004C22C7" w:rsidP="004C22C7">
      <w:pPr>
        <w:rPr>
          <w:shd w:val="clear" w:color="auto" w:fill="FFFFFF"/>
        </w:rPr>
      </w:pPr>
      <w:ins w:id="217" w:author="David C. Perez Lopez" w:date="2026-07-15T23:38:00Z">
        <w:r>
          <w:rPr>
            <w:shd w:val="clear" w:color="auto" w:fill="FFFFFF"/>
          </w:rPr>
          <w:t>Descripción</w:t>
        </w:r>
      </w:ins>
    </w:p>
    <w:p w14:paraId="56659FD5" w14:textId="044311FA" w:rsidR="00695C48" w:rsidRDefault="009B0E5E">
      <w:pPr>
        <w:pStyle w:val="Ttulo3"/>
      </w:pPr>
      <w:bookmarkStart w:id="218" w:name="_Toc234946570"/>
      <w:r>
        <w:t>Paquetes de Unity</w:t>
      </w:r>
      <w:bookmarkEnd w:id="218"/>
    </w:p>
    <w:p w14:paraId="13B196D5" w14:textId="77777777" w:rsidR="00695C48" w:rsidRDefault="009B0E5E">
      <w:pPr>
        <w:pStyle w:val="NormalWeb"/>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OpenXR Plugin (1.15.1)</w:t>
      </w:r>
    </w:p>
    <w:p w14:paraId="1EF424CD" w14:textId="2A4820A3" w:rsidR="00695C48" w:rsidRDefault="009B0E5E" w:rsidP="00BB4B6C">
      <w:r>
        <w:rPr>
          <w:shd w:val="clear" w:color="auto" w:fill="FFFFFF"/>
        </w:rPr>
        <w:t>OpenXR Plugin se configuró como</w:t>
      </w:r>
      <w:r>
        <w:rPr>
          <w:shd w:val="clear" w:color="auto" w:fill="FFFFFF"/>
        </w:rPr>
        <w:t xml:space="preserve"> capa de compatibilidad entre Unity y el visor. El paquete habilitó el seguimiento de cabeza y controladores, la presentación estereoscópica y los perfiles de entrada necesarios para ejecutar la versión de PC con </w:t>
      </w:r>
      <w:del w:id="219" w:author="David C. Perez Lopez" w:date="2026-07-14T20:40:00Z">
        <w:r w:rsidDel="00217AE9">
          <w:rPr>
            <w:shd w:val="clear" w:color="auto" w:fill="FFFFFF"/>
          </w:rPr>
          <w:delText>Meta Quest 2</w:delText>
        </w:r>
      </w:del>
      <w:ins w:id="220" w:author="David C. Perez Lopez" w:date="2026-07-14T20:40:00Z">
        <w:r w:rsidR="00217AE9">
          <w:rPr>
            <w:shd w:val="clear" w:color="auto" w:fill="FFFFFF"/>
          </w:rPr>
          <w:t>el visor</w:t>
        </w:r>
      </w:ins>
      <w:r>
        <w:rPr>
          <w:shd w:val="clear" w:color="auto" w:fill="FFFFFF"/>
        </w:rPr>
        <w:t xml:space="preserve"> y probar el desplazamiento, el</w:t>
      </w:r>
      <w:r>
        <w:rPr>
          <w:shd w:val="clear" w:color="auto" w:fill="FFFFFF"/>
        </w:rPr>
        <w:t xml:space="preserve"> bastón y la respuesta háptica.</w:t>
      </w:r>
    </w:p>
    <w:p w14:paraId="17348186" w14:textId="77777777" w:rsidR="00695C48" w:rsidRDefault="009B0E5E">
      <w:pPr>
        <w:pStyle w:val="NormalWeb"/>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XR Interaction Toolkit (3.0.10)</w:t>
      </w:r>
    </w:p>
    <w:p w14:paraId="5459BC3C" w14:textId="2C18D9B8" w:rsidR="00695C48" w:rsidRDefault="009B0E5E" w:rsidP="00BB4B6C">
      <w:r>
        <w:rPr>
          <w:shd w:val="clear" w:color="auto" w:fill="FFFFFF"/>
        </w:rPr>
        <w:lastRenderedPageBreak/>
        <w:t>XR Interaction Toolkit se utilizó para configurar la locomoción, la interacción con los controladores y los impulsos</w:t>
      </w:r>
      <w:del w:id="221" w:author="David C. Perez Lopez" w:date="2026-07-14T20:41:00Z">
        <w:r w:rsidDel="00217AE9">
          <w:rPr>
            <w:shd w:val="clear" w:color="auto" w:fill="FFFFFF"/>
          </w:rPr>
          <w:delText xml:space="preserve"> hápticos mediante componentes como HapticImpulsePlayer</w:delText>
        </w:r>
      </w:del>
      <w:r>
        <w:rPr>
          <w:shd w:val="clear" w:color="auto" w:fill="FFFFFF"/>
        </w:rPr>
        <w:t>. Sus componentes bas</w:t>
      </w:r>
      <w:r>
        <w:rPr>
          <w:shd w:val="clear" w:color="auto" w:fill="FFFFFF"/>
        </w:rPr>
        <w:t>e permitieron integrar estas funciones con la lógica específica de tareas, modos visuales y señales sonoras.</w:t>
      </w:r>
    </w:p>
    <w:p w14:paraId="11971960" w14:textId="77777777" w:rsidR="00695C48" w:rsidRDefault="009B0E5E">
      <w:pPr>
        <w:pStyle w:val="NormalWeb"/>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Input System (1.14.2)</w:t>
      </w:r>
    </w:p>
    <w:p w14:paraId="6CB5279A" w14:textId="4F2EB964" w:rsidR="00695C48" w:rsidRDefault="009B0E5E" w:rsidP="00BB4B6C">
      <w:r>
        <w:rPr>
          <w:shd w:val="clear" w:color="auto" w:fill="FFFFFF"/>
        </w:rPr>
        <w:t xml:space="preserve">Input System gestionó las acciones y asignaciones de controles utilizadas en el editor y en los mandos </w:t>
      </w:r>
      <w:del w:id="222" w:author="David C. Perez Lopez" w:date="2026-07-14T20:42:00Z">
        <w:r w:rsidDel="00217AE9">
          <w:rPr>
            <w:shd w:val="clear" w:color="auto" w:fill="FFFFFF"/>
          </w:rPr>
          <w:delText>de Meta Quest 2</w:delText>
        </w:r>
      </w:del>
      <w:ins w:id="223" w:author="David C. Perez Lopez" w:date="2026-07-14T20:42:00Z">
        <w:r w:rsidR="00217AE9">
          <w:rPr>
            <w:shd w:val="clear" w:color="auto" w:fill="FFFFFF"/>
          </w:rPr>
          <w:t>del visor</w:t>
        </w:r>
      </w:ins>
      <w:r>
        <w:rPr>
          <w:shd w:val="clear" w:color="auto" w:fill="FFFFFF"/>
        </w:rPr>
        <w:t>. Se em</w:t>
      </w:r>
      <w:r>
        <w:rPr>
          <w:shd w:val="clear" w:color="auto" w:fill="FFFFFF"/>
        </w:rPr>
        <w:t>pleó para vincular botones y gatillos con los menús, la pausa, la confirmación y la interacción con el bastón virtual.</w:t>
      </w:r>
    </w:p>
    <w:p w14:paraId="7CBD33D4" w14:textId="77777777" w:rsidR="00695C48" w:rsidRDefault="009B0E5E">
      <w:pPr>
        <w:pStyle w:val="NormalWeb"/>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Universal Render Pipeline (17.0.4)</w:t>
      </w:r>
    </w:p>
    <w:p w14:paraId="017A5A02" w14:textId="5B375FA1" w:rsidR="00695C48" w:rsidRDefault="009B0E5E" w:rsidP="00BB4B6C">
      <w:pPr>
        <w:rPr>
          <w:ins w:id="224" w:author="David C. Perez Lopez" w:date="2026-07-15T23:24:00Z"/>
          <w:shd w:val="clear" w:color="auto" w:fill="FFFFFF"/>
        </w:rPr>
      </w:pPr>
      <w:r>
        <w:rPr>
          <w:shd w:val="clear" w:color="auto" w:fill="FFFFFF"/>
        </w:rPr>
        <w:t xml:space="preserve">Universal Render Pipeline se configuró para renderizar </w:t>
      </w:r>
      <w:del w:id="225" w:author="David C. Perez Lopez" w:date="2026-07-14T20:42:00Z">
        <w:r w:rsidDel="00217AE9">
          <w:rPr>
            <w:shd w:val="clear" w:color="auto" w:fill="FFFFFF"/>
          </w:rPr>
          <w:delText>Level_Street</w:delText>
        </w:r>
      </w:del>
      <w:ins w:id="226" w:author="David C. Perez Lopez" w:date="2026-07-14T20:42:00Z">
        <w:r w:rsidR="00217AE9">
          <w:rPr>
            <w:shd w:val="clear" w:color="auto" w:fill="FFFFFF"/>
          </w:rPr>
          <w:t>la escena</w:t>
        </w:r>
      </w:ins>
      <w:r>
        <w:rPr>
          <w:shd w:val="clear" w:color="auto" w:fill="FFFFFF"/>
        </w:rPr>
        <w:t xml:space="preserve"> con un coste gráfico compatible co</w:t>
      </w:r>
      <w:r>
        <w:rPr>
          <w:shd w:val="clear" w:color="auto" w:fill="FFFFFF"/>
        </w:rPr>
        <w:t>n la realidad virtual. El ajuste priorizó la fluidez y la legibilidad del entorno frente al fotorrealismo, manteniendo iluminación y sombras suficientes para reconocer el espacio con los modos visuales activos.</w:t>
      </w:r>
    </w:p>
    <w:p w14:paraId="765C8F02" w14:textId="79F6E51F" w:rsidR="00ED2842" w:rsidRDefault="00ED2842" w:rsidP="00ED2842">
      <w:pPr>
        <w:pStyle w:val="NormalWeb"/>
        <w:widowControl/>
        <w:shd w:val="clear" w:color="auto" w:fill="FFFFFF"/>
        <w:spacing w:before="120" w:beforeAutospacing="0" w:after="60" w:afterAutospacing="0"/>
        <w:jc w:val="both"/>
        <w:rPr>
          <w:ins w:id="227" w:author="David C. Perez Lopez" w:date="2026-07-15T23:26:00Z"/>
          <w:b/>
          <w:bCs/>
          <w:color w:val="000000"/>
          <w:sz w:val="22"/>
          <w:szCs w:val="22"/>
          <w:shd w:val="clear" w:color="auto" w:fill="FFFFFF"/>
        </w:rPr>
      </w:pPr>
      <w:ins w:id="228" w:author="David C. Perez Lopez" w:date="2026-07-15T23:24:00Z">
        <w:r w:rsidRPr="00ED2842">
          <w:rPr>
            <w:b/>
            <w:bCs/>
            <w:color w:val="000000"/>
            <w:sz w:val="22"/>
            <w:szCs w:val="22"/>
            <w:shd w:val="clear" w:color="auto" w:fill="FFFFFF"/>
          </w:rPr>
          <w:t>TextMeshPro</w:t>
        </w:r>
      </w:ins>
    </w:p>
    <w:p w14:paraId="0FC0CF33" w14:textId="1050ABA3" w:rsidR="00ED2842" w:rsidRPr="00ED2842" w:rsidRDefault="00ED2842" w:rsidP="00ED2842">
      <w:pPr>
        <w:rPr>
          <w:shd w:val="clear" w:color="auto" w:fill="FFFFFF"/>
        </w:rPr>
      </w:pPr>
      <w:ins w:id="229" w:author="David C. Perez Lopez" w:date="2026-07-15T23:26:00Z">
        <w:r>
          <w:rPr>
            <w:shd w:val="clear" w:color="auto" w:fill="FFFFFF"/>
          </w:rPr>
          <w:t>Breve descripción</w:t>
        </w:r>
      </w:ins>
    </w:p>
    <w:p w14:paraId="4DDBBA4B" w14:textId="340AFCA5" w:rsidR="00695C48" w:rsidDel="00217AE9" w:rsidRDefault="009B0E5E">
      <w:pPr>
        <w:pStyle w:val="NormalWeb"/>
        <w:widowControl/>
        <w:shd w:val="clear" w:color="auto" w:fill="FFFFFF"/>
        <w:spacing w:before="120" w:beforeAutospacing="0" w:after="60" w:afterAutospacing="0"/>
        <w:jc w:val="both"/>
        <w:rPr>
          <w:del w:id="230" w:author="David C. Perez Lopez" w:date="2026-07-14T20:43:00Z"/>
          <w:color w:val="000000"/>
          <w:sz w:val="22"/>
          <w:szCs w:val="22"/>
        </w:rPr>
      </w:pPr>
      <w:del w:id="231" w:author="David C. Perez Lopez" w:date="2026-07-14T20:43:00Z">
        <w:r w:rsidDel="00217AE9">
          <w:rPr>
            <w:b/>
            <w:bCs/>
            <w:color w:val="000000"/>
            <w:sz w:val="22"/>
            <w:szCs w:val="22"/>
            <w:shd w:val="clear" w:color="auto" w:fill="FFFFFF"/>
          </w:rPr>
          <w:delText>AI Navigation (2.0.9)</w:delText>
        </w:r>
      </w:del>
    </w:p>
    <w:p w14:paraId="0186B89A" w14:textId="446BBA15" w:rsidR="00695C48" w:rsidDel="00217AE9" w:rsidRDefault="009B0E5E" w:rsidP="00BB4B6C">
      <w:pPr>
        <w:rPr>
          <w:del w:id="232" w:author="David C. Perez Lopez" w:date="2026-07-14T20:43:00Z"/>
          <w:szCs w:val="22"/>
        </w:rPr>
      </w:pPr>
      <w:del w:id="233" w:author="David C. Perez Lopez" w:date="2026-07-14T20:43:00Z">
        <w:r w:rsidDel="00217AE9">
          <w:rPr>
            <w:shd w:val="clear" w:color="auto" w:fill="FFFFFF"/>
          </w:rPr>
          <w:delText>AI Navigation (2.0.9) p</w:delText>
        </w:r>
        <w:r w:rsidDel="00217AE9">
          <w:rPr>
            <w:shd w:val="clear" w:color="auto" w:fill="FFFFFF"/>
          </w:rPr>
          <w:delText>ermaneció instalado como recurso auxiliar de proyecto, pero no se utiliza para controlar vehículos ni peatones en la versión final. El tráfico funciona mediante TrafficSpawner y los transeúntes siguen trayectorias predefinidas con PedestrianWalker, sin Nav</w:delText>
        </w:r>
        <w:r w:rsidDel="00217AE9">
          <w:rPr>
            <w:shd w:val="clear" w:color="auto" w:fill="FFFFFF"/>
          </w:rPr>
          <w:delText>Mesh, navegación dinámica ni evitación inteligente.</w:delText>
        </w:r>
      </w:del>
    </w:p>
    <w:p w14:paraId="2864935C" w14:textId="5716F59C" w:rsidR="00695C48" w:rsidDel="00217AE9" w:rsidRDefault="009B0E5E">
      <w:pPr>
        <w:pStyle w:val="NormalWeb"/>
        <w:widowControl/>
        <w:shd w:val="clear" w:color="auto" w:fill="FFFFFF"/>
        <w:spacing w:before="120" w:beforeAutospacing="0" w:after="60" w:afterAutospacing="0"/>
        <w:jc w:val="both"/>
        <w:rPr>
          <w:del w:id="234" w:author="David C. Perez Lopez" w:date="2026-07-14T20:43:00Z"/>
          <w:color w:val="000000"/>
          <w:sz w:val="22"/>
          <w:szCs w:val="22"/>
        </w:rPr>
      </w:pPr>
      <w:del w:id="235" w:author="David C. Perez Lopez" w:date="2026-07-14T20:43:00Z">
        <w:r w:rsidDel="00217AE9">
          <w:rPr>
            <w:b/>
            <w:bCs/>
            <w:color w:val="000000"/>
            <w:sz w:val="22"/>
            <w:szCs w:val="22"/>
            <w:shd w:val="clear" w:color="auto" w:fill="FFFFFF"/>
          </w:rPr>
          <w:delText>Unity FBX (5.1.5)</w:delText>
        </w:r>
      </w:del>
    </w:p>
    <w:p w14:paraId="3575F8BB" w14:textId="3EAB76BB" w:rsidR="00695C48" w:rsidDel="00217AE9" w:rsidRDefault="009B0E5E" w:rsidP="00BB4B6C">
      <w:pPr>
        <w:rPr>
          <w:del w:id="236" w:author="David C. Perez Lopez" w:date="2026-07-14T20:43:00Z"/>
        </w:rPr>
      </w:pPr>
      <w:del w:id="237" w:author="David C. Perez Lopez" w:date="2026-07-14T20:43:00Z">
        <w:r w:rsidDel="00217AE9">
          <w:rPr>
            <w:shd w:val="clear" w:color="auto" w:fill="FFFFFF"/>
          </w:rPr>
          <w:delText>Unity FBX se utilizó para importar los modelos creados en 3ds Max y Blender, conservar sus jerarquías y aplicar los materiales del proyecto. El paquete facilitó la actualización de eleme</w:delText>
        </w:r>
        <w:r w:rsidDel="00217AE9">
          <w:rPr>
            <w:shd w:val="clear" w:color="auto" w:fill="FFFFFF"/>
          </w:rPr>
          <w:delText>ntos del mobiliario, la señalización y el cruce principal.</w:delText>
        </w:r>
      </w:del>
    </w:p>
    <w:p w14:paraId="09D3E7C7" w14:textId="6258FE50" w:rsidR="00695C48" w:rsidRDefault="009B0E5E" w:rsidP="000966F7">
      <w:pPr>
        <w:pStyle w:val="Ttulo3"/>
        <w:rPr>
          <w:color w:val="000000"/>
        </w:rPr>
      </w:pPr>
      <w:r>
        <w:rPr>
          <w:shd w:val="clear" w:color="auto" w:fill="FFFFFF"/>
        </w:rPr>
        <w:t>Hardware</w:t>
      </w:r>
    </w:p>
    <w:p w14:paraId="216F842D" w14:textId="77777777" w:rsidR="00695C48" w:rsidRDefault="009B0E5E">
      <w:pPr>
        <w:pStyle w:val="NormalWeb"/>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Meta Quest 2</w:t>
      </w:r>
    </w:p>
    <w:p w14:paraId="4E2E85BE" w14:textId="77777777" w:rsidR="00695C48" w:rsidRDefault="009B0E5E" w:rsidP="000966F7">
      <w:pPr>
        <w:rPr>
          <w:color w:val="000000"/>
          <w:szCs w:val="22"/>
        </w:rPr>
      </w:pPr>
      <w:r w:rsidRPr="00BB4B6C">
        <w:t xml:space="preserve">Meta Quest 2 fue el dispositivo utilizado para validar la experiencia inmersiva. El seguimiento de seis grados de libertad, los controladores con respuesta háptica y la </w:t>
      </w:r>
      <w:r w:rsidRPr="00BB4B6C">
        <w:t>compatibilidad con OpenXR permitieron comprobar la locomoción, el uso del bastón, el audio espacial y los modos visuales. La versión final se probó con el visor conectado al ordenador, mientras que la ejecución autónoma quedó fuera del alcance de la entreg</w:t>
      </w:r>
      <w:r w:rsidRPr="00BB4B6C">
        <w:t>a</w:t>
      </w:r>
      <w:r>
        <w:rPr>
          <w:color w:val="000000"/>
          <w:szCs w:val="22"/>
          <w:shd w:val="clear" w:color="auto" w:fill="FFFFFF"/>
        </w:rPr>
        <w:t>.</w:t>
      </w:r>
    </w:p>
    <w:p w14:paraId="69CDAA3B" w14:textId="77777777" w:rsidR="00695C48" w:rsidRDefault="009B0E5E">
      <w:r>
        <w:br w:type="page"/>
      </w:r>
    </w:p>
    <w:p w14:paraId="12087BF8" w14:textId="11A36CFB" w:rsidR="00695C48" w:rsidRDefault="009B0E5E">
      <w:pPr>
        <w:pStyle w:val="Ttulo1"/>
      </w:pPr>
      <w:bookmarkStart w:id="238" w:name="_Toc234946571"/>
      <w:commentRangeStart w:id="239"/>
      <w:r>
        <w:lastRenderedPageBreak/>
        <w:t>Diseño de la solución</w:t>
      </w:r>
      <w:bookmarkEnd w:id="238"/>
      <w:commentRangeEnd w:id="239"/>
      <w:r w:rsidR="005E69CD">
        <w:rPr>
          <w:rStyle w:val="Refdecomentario"/>
          <w:rFonts w:eastAsiaTheme="minorEastAsia"/>
          <w:b w:val="0"/>
          <w:color w:val="auto"/>
        </w:rPr>
        <w:commentReference w:id="239"/>
      </w:r>
    </w:p>
    <w:p w14:paraId="6A888719" w14:textId="153CC67E" w:rsidR="00695C48" w:rsidRDefault="009B0E5E" w:rsidP="00BB4B6C">
      <w:r>
        <w:rPr>
          <w:shd w:val="clear" w:color="auto" w:fill="FFFFFF"/>
        </w:rPr>
        <w:t>Este capítulo describe los requisitos, el flujo de usuario, la organización del escenario, los modos visuales y los sistemas de interacción</w:t>
      </w:r>
      <w:del w:id="240" w:author="David C. Perez Lopez" w:date="2026-07-14T20:45:00Z">
        <w:r w:rsidDel="00D1203A">
          <w:rPr>
            <w:shd w:val="clear" w:color="auto" w:fill="FFFFFF"/>
          </w:rPr>
          <w:delText xml:space="preserve"> de VLVS: Un Paso a Ciegas</w:delText>
        </w:r>
      </w:del>
      <w:r>
        <w:rPr>
          <w:shd w:val="clear" w:color="auto" w:fill="FFFFFF"/>
        </w:rPr>
        <w:t xml:space="preserve">. Las decisiones se revisaron durante las pruebas en el visor </w:t>
      </w:r>
      <w:r>
        <w:rPr>
          <w:shd w:val="clear" w:color="auto" w:fill="FFFFFF"/>
        </w:rPr>
        <w:t>para comprobar su comprensión con los efectos visuales activos.</w:t>
      </w:r>
    </w:p>
    <w:p w14:paraId="12B3B828" w14:textId="3D62E34A" w:rsidR="00695C48" w:rsidRDefault="009B0E5E">
      <w:pPr>
        <w:pStyle w:val="Ttulo2"/>
      </w:pPr>
      <w:bookmarkStart w:id="241" w:name="_Toc234946572"/>
      <w:r>
        <w:t>Requisitos</w:t>
      </w:r>
      <w:bookmarkEnd w:id="241"/>
    </w:p>
    <w:p w14:paraId="13AC837E" w14:textId="77777777" w:rsidR="00695C48" w:rsidRDefault="009B0E5E" w:rsidP="00BB4B6C">
      <w:commentRangeStart w:id="242"/>
      <w:r>
        <w:rPr>
          <w:shd w:val="clear" w:color="auto" w:fill="FFFFFF"/>
        </w:rPr>
        <w:t xml:space="preserve">Los requisitos se definieron progresivamente a partir de los objetivos, el análisis del problema y las pruebas de las primeras versiones. La iteración inicial, basada </w:t>
      </w:r>
      <w:r>
        <w:rPr>
          <w:shd w:val="clear" w:color="auto" w:fill="FFFFFF"/>
        </w:rPr>
        <w:t>principalmente en la reducción de la información visual, no ofrecía objetivos suficientes para orientar el recorrido. Por ello se incorporaron tareas secuenciales, retroalimentación del bastón, audio hacia el destino, avisos de peligro, semáforos sonoros y</w:t>
      </w:r>
      <w:r>
        <w:rPr>
          <w:shd w:val="clear" w:color="auto" w:fill="FFFFFF"/>
        </w:rPr>
        <w:t xml:space="preserve"> una pantalla final de resultados.</w:t>
      </w:r>
    </w:p>
    <w:p w14:paraId="5C3D2BA6" w14:textId="77777777" w:rsidR="00695C48" w:rsidRDefault="009B0E5E" w:rsidP="00BB4B6C">
      <w:r>
        <w:rPr>
          <w:shd w:val="clear" w:color="auto" w:fill="FFFFFF"/>
        </w:rPr>
        <w:t xml:space="preserve">Entre los requisitos funcionales se estableció la selección de un modo visual antes de cargar el nivel y la conservación de esa elección durante la sesión. El recorrido se dividió en tres tareas consecutivas —avanzar por </w:t>
      </w:r>
      <w:r>
        <w:rPr>
          <w:shd w:val="clear" w:color="auto" w:fill="FFFFFF"/>
        </w:rPr>
        <w:t>la acera, cruzar la calzada y encontrar la entrada del metro— y únicamente se destacó el objetivo activo, con el fin de reducir la saturación de marcadores.</w:t>
      </w:r>
    </w:p>
    <w:p w14:paraId="31C065F5" w14:textId="77777777" w:rsidR="00695C48" w:rsidRDefault="009B0E5E" w:rsidP="00BB4B6C">
      <w:r>
        <w:rPr>
          <w:shd w:val="clear" w:color="auto" w:fill="FFFFFF"/>
        </w:rPr>
        <w:t>La interacción debía ofrecer información más allá de la imagen. El bastón virtual distingue superfi</w:t>
      </w:r>
      <w:r>
        <w:rPr>
          <w:shd w:val="clear" w:color="auto" w:fill="FFFFFF"/>
        </w:rPr>
        <w:t xml:space="preserve">cies mediante sonido y vibración; el audio espacial indica la dirección del destino; la calzada dispone de avisos específicos; y los semáforos proporcionan una referencia temporal para el cruce. Las colisiones y la permanencia en zonas de riesgo afectan a </w:t>
      </w:r>
      <w:r>
        <w:rPr>
          <w:shd w:val="clear" w:color="auto" w:fill="FFFFFF"/>
        </w:rPr>
        <w:t>la salud, mientras que la pantalla final registra el tiempo, las colisiones y las pistas utilizadas.</w:t>
      </w:r>
    </w:p>
    <w:p w14:paraId="3D143C00" w14:textId="77777777" w:rsidR="00695C48" w:rsidRDefault="009B0E5E" w:rsidP="00BB4B6C">
      <w:r>
        <w:rPr>
          <w:shd w:val="clear" w:color="auto" w:fill="FFFFFF"/>
        </w:rPr>
        <w:t>Los requisitos técnicos incluyeron un escenario ejecutado con Universal Render Pipeline, rendimiento estable en realidad virtual, código modular en C#, con</w:t>
      </w:r>
      <w:r>
        <w:rPr>
          <w:shd w:val="clear" w:color="auto" w:fill="FFFFFF"/>
        </w:rPr>
        <w:t>trol de versiones con Git y compatibilidad con OpenXR. Los modos visuales se definieron como recursos pedagógicos y no como reproducciones clínicas de patologías concretas (OMS, 2024; NEI, 2024).</w:t>
      </w:r>
      <w:commentRangeEnd w:id="242"/>
      <w:r w:rsidR="00D20E5A">
        <w:rPr>
          <w:rStyle w:val="Refdecomentario"/>
        </w:rPr>
        <w:commentReference w:id="242"/>
      </w:r>
    </w:p>
    <w:p w14:paraId="4C4E973A" w14:textId="74A4DB30" w:rsidR="00695C48" w:rsidRDefault="009B0E5E" w:rsidP="00C21F03">
      <w:pPr>
        <w:pStyle w:val="Ttulo2"/>
        <w:ind w:left="420" w:hanging="420"/>
      </w:pPr>
      <w:bookmarkStart w:id="243" w:name="_Toc234946573"/>
      <w:r>
        <w:t>Diseño de la experiencia</w:t>
      </w:r>
      <w:bookmarkEnd w:id="243"/>
    </w:p>
    <w:p w14:paraId="7E0C73FE" w14:textId="77777777" w:rsidR="00695C48" w:rsidRDefault="009B0E5E" w:rsidP="00BB4B6C">
      <w:r>
        <w:rPr>
          <w:shd w:val="clear" w:color="auto" w:fill="FFFFFF"/>
        </w:rPr>
        <w:t xml:space="preserve">VLVS: Virtual </w:t>
      </w:r>
      <w:r>
        <w:rPr>
          <w:shd w:val="clear" w:color="auto" w:fill="FFFFFF"/>
        </w:rPr>
        <w:t>Low-Vision Simulator. Un Paso a Ciegas es una simulación urbana de realidad virtual destinada a actividades de sensibilización y formación. El recorrido presenta un fragmento de ciudad en el que el usuario debe orientarse con bastón y audio, evitar obstácu</w:t>
      </w:r>
      <w:r>
        <w:rPr>
          <w:shd w:val="clear" w:color="auto" w:fill="FFFFFF"/>
        </w:rPr>
        <w:t>los, cruzar una calzada y localizar la entrada del metro.</w:t>
      </w:r>
    </w:p>
    <w:p w14:paraId="3ECAD501" w14:textId="77777777" w:rsidR="00695C48" w:rsidRDefault="009B0E5E" w:rsidP="00BB4B6C">
      <w:r>
        <w:rPr>
          <w:shd w:val="clear" w:color="auto" w:fill="FFFFFF"/>
        </w:rPr>
        <w:t>Los destinatarios principales son estudiantes, docentes y público general participante en talleres de accesibilidad. La experiencia representa determinadas barreras de movilidad en un entorno contro</w:t>
      </w:r>
      <w:r>
        <w:rPr>
          <w:shd w:val="clear" w:color="auto" w:fill="FFFFFF"/>
        </w:rPr>
        <w:t>lado, sin atribuir a la simulación equivalencia con la experiencia cotidiana de las personas con discapacidad visual. El diseño incorpora tareas secuenciales, apoyos no visuales, avisos de riesgo y una pantalla final con datos de la sesión.</w:t>
      </w:r>
    </w:p>
    <w:p w14:paraId="065A596A" w14:textId="77777777" w:rsidR="00695C48" w:rsidRDefault="009B0E5E" w:rsidP="00BB4B6C">
      <w:r>
        <w:rPr>
          <w:shd w:val="clear" w:color="auto" w:fill="FFFFFF"/>
        </w:rPr>
        <w:t xml:space="preserve">La experiencia </w:t>
      </w:r>
      <w:r>
        <w:rPr>
          <w:shd w:val="clear" w:color="auto" w:fill="FFFFFF"/>
        </w:rPr>
        <w:t>combina tres grupos funcionales: los modos visuales que limitan la percepción del entorno; las señales espaciales, sonoras y hápticas que apoyan la orientación; y los elementos de estado y progreso, como la salud, el tiempo, la lista de tareas y la pantall</w:t>
      </w:r>
      <w:r>
        <w:rPr>
          <w:shd w:val="clear" w:color="auto" w:fill="FFFFFF"/>
        </w:rPr>
        <w:t>a de resultados.</w:t>
      </w:r>
    </w:p>
    <w:p w14:paraId="5324E703" w14:textId="51A8A6A3" w:rsidR="00695C48" w:rsidDel="004B1D0A" w:rsidRDefault="009B0E5E" w:rsidP="00BB4B6C">
      <w:pPr>
        <w:rPr>
          <w:del w:id="244" w:author="David C. Perez Lopez" w:date="2026-07-14T22:03:00Z"/>
        </w:rPr>
      </w:pPr>
      <w:commentRangeStart w:id="245"/>
      <w:del w:id="246" w:author="David C. Perez Lopez" w:date="2026-07-14T22:03:00Z">
        <w:r w:rsidDel="004B1D0A">
          <w:rPr>
            <w:shd w:val="clear" w:color="auto" w:fill="FFFFFF"/>
          </w:rPr>
          <w:lastRenderedPageBreak/>
          <w:delText>La plataforma principal de desarrollo y prueba fue un ordenador con Meta Quest 2 conectado mediante cable y configurado a través de OpenXR. Se prepararon ajustes para Meta Quest, pero la versión autónoma para Android no se validó en la ent</w:delText>
        </w:r>
        <w:r w:rsidDel="004B1D0A">
          <w:rPr>
            <w:shd w:val="clear" w:color="auto" w:fill="FFFFFF"/>
          </w:rPr>
          <w:delText>rega. Esta limitación se recoge en los trabajos futuros; el flujo de menús, las tareas y las reglas se mantuvieron independientes de la plataforma.</w:delText>
        </w:r>
      </w:del>
      <w:commentRangeEnd w:id="245"/>
      <w:r w:rsidR="007C6BD8">
        <w:rPr>
          <w:rStyle w:val="Refdecomentario"/>
        </w:rPr>
        <w:commentReference w:id="245"/>
      </w:r>
    </w:p>
    <w:p w14:paraId="49BF3E13" w14:textId="77777777" w:rsidR="00695C48" w:rsidRDefault="009B0E5E" w:rsidP="009C774A">
      <w:pPr>
        <w:pStyle w:val="Ttulo3"/>
        <w:pPrChange w:id="247" w:author="David C. Perez Lopez" w:date="2026-07-15T19:15:00Z">
          <w:pPr>
            <w:pStyle w:val="NormalWeb"/>
            <w:widowControl/>
            <w:shd w:val="clear" w:color="auto" w:fill="FFFFFF"/>
            <w:spacing w:before="120" w:beforeAutospacing="0" w:after="60" w:afterAutospacing="0"/>
            <w:jc w:val="both"/>
          </w:pPr>
        </w:pPrChange>
      </w:pPr>
      <w:r>
        <w:rPr>
          <w:shd w:val="clear" w:color="auto" w:fill="FFFFFF"/>
        </w:rPr>
        <w:t>Bucle principal del juego</w:t>
      </w:r>
    </w:p>
    <w:p w14:paraId="48BD2C87" w14:textId="5CD7C29F" w:rsidR="00695C48" w:rsidRDefault="00A74C80" w:rsidP="00BB4B6C">
      <w:ins w:id="248" w:author="David C. Perez Lopez" w:date="2026-07-15T17:25:00Z">
        <w:r>
          <w:rPr>
            <w:shd w:val="clear" w:color="auto" w:fill="FFFFFF"/>
          </w:rPr>
          <w:t>Al iniciar el sistema se carga</w:t>
        </w:r>
      </w:ins>
      <w:ins w:id="249" w:author="David C. Perez Lopez" w:date="2026-07-15T17:28:00Z">
        <w:r>
          <w:rPr>
            <w:shd w:val="clear" w:color="auto" w:fill="FFFFFF"/>
          </w:rPr>
          <w:t>rá</w:t>
        </w:r>
      </w:ins>
      <w:ins w:id="250" w:author="David C. Perez Lopez" w:date="2026-07-15T17:25:00Z">
        <w:r>
          <w:rPr>
            <w:shd w:val="clear" w:color="auto" w:fill="FFFFFF"/>
          </w:rPr>
          <w:t xml:space="preserve"> la escena </w:t>
        </w:r>
      </w:ins>
      <w:ins w:id="251" w:author="David C. Perez Lopez" w:date="2026-07-15T17:28:00Z">
        <w:r>
          <w:rPr>
            <w:shd w:val="clear" w:color="auto" w:fill="FFFFFF"/>
          </w:rPr>
          <w:t>principal</w:t>
        </w:r>
      </w:ins>
      <w:ins w:id="252" w:author="David C. Perez Lopez" w:date="2026-07-15T17:26:00Z">
        <w:r>
          <w:rPr>
            <w:shd w:val="clear" w:color="auto" w:fill="FFFFFF"/>
          </w:rPr>
          <w:t>, la cual present</w:t>
        </w:r>
      </w:ins>
      <w:ins w:id="253" w:author="David C. Perez Lopez" w:date="2026-07-15T17:44:00Z">
        <w:r w:rsidR="005766CD">
          <w:rPr>
            <w:shd w:val="clear" w:color="auto" w:fill="FFFFFF"/>
          </w:rPr>
          <w:t xml:space="preserve">ará un </w:t>
        </w:r>
        <w:commentRangeStart w:id="254"/>
        <w:r w:rsidR="005766CD">
          <w:rPr>
            <w:shd w:val="clear" w:color="auto" w:fill="FFFFFF"/>
          </w:rPr>
          <w:t xml:space="preserve">menú </w:t>
        </w:r>
      </w:ins>
      <w:ins w:id="255" w:author="David C. Perez Lopez" w:date="2026-07-15T17:50:00Z">
        <w:r w:rsidR="008C3FB4">
          <w:rPr>
            <w:shd w:val="clear" w:color="auto" w:fill="FFFFFF"/>
          </w:rPr>
          <w:t xml:space="preserve">con cuatro opciones, Iniciar juego, Como jugar, Configuración y Salir del juego, tal </w:t>
        </w:r>
      </w:ins>
      <w:ins w:id="256" w:author="David C. Perez Lopez" w:date="2026-07-15T17:44:00Z">
        <w:r w:rsidR="005766CD">
          <w:rPr>
            <w:shd w:val="clear" w:color="auto" w:fill="FFFFFF"/>
          </w:rPr>
          <w:t>como</w:t>
        </w:r>
      </w:ins>
      <w:ins w:id="257" w:author="David C. Perez Lopez" w:date="2026-07-15T17:51:00Z">
        <w:r w:rsidR="008C3FB4">
          <w:rPr>
            <w:shd w:val="clear" w:color="auto" w:fill="FFFFFF"/>
          </w:rPr>
          <w:t xml:space="preserve"> muestra</w:t>
        </w:r>
      </w:ins>
      <w:ins w:id="258" w:author="David C. Perez Lopez" w:date="2026-07-15T17:44:00Z">
        <w:r w:rsidR="005766CD">
          <w:rPr>
            <w:shd w:val="clear" w:color="auto" w:fill="FFFFFF"/>
          </w:rPr>
          <w:t xml:space="preserve"> la </w:t>
        </w:r>
      </w:ins>
      <w:ins w:id="259" w:author="David C. Perez Lopez" w:date="2026-07-15T17:45:00Z">
        <w:r w:rsidR="005766CD">
          <w:rPr>
            <w:shd w:val="clear" w:color="auto" w:fill="FFFFFF"/>
          </w:rPr>
          <w:t>figura 1</w:t>
        </w:r>
      </w:ins>
      <w:commentRangeEnd w:id="254"/>
      <w:ins w:id="260" w:author="David C. Perez Lopez" w:date="2026-07-15T17:46:00Z">
        <w:r w:rsidR="005766CD">
          <w:rPr>
            <w:rStyle w:val="Refdecomentario"/>
          </w:rPr>
          <w:commentReference w:id="254"/>
        </w:r>
      </w:ins>
      <w:ins w:id="261" w:author="David C. Perez Lopez" w:date="2026-07-15T17:51:00Z">
        <w:r w:rsidR="008C3FB4">
          <w:rPr>
            <w:shd w:val="clear" w:color="auto" w:fill="FFFFFF"/>
          </w:rPr>
          <w:t xml:space="preserve">. </w:t>
        </w:r>
      </w:ins>
      <w:r w:rsidR="009B0E5E">
        <w:rPr>
          <w:shd w:val="clear" w:color="auto" w:fill="FFFFFF"/>
        </w:rPr>
        <w:t>La opción Cómo jugar resume los controles y el carácter pedagógico de la simulació</w:t>
      </w:r>
      <w:r w:rsidR="009B0E5E">
        <w:rPr>
          <w:shd w:val="clear" w:color="auto" w:fill="FFFFFF"/>
        </w:rPr>
        <w:t>n. Configuración permite ajustar el volumen de la interfaz y la intensidad háptica</w:t>
      </w:r>
      <w:ins w:id="262" w:author="David C. Perez Lopez" w:date="2026-07-15T17:56:00Z">
        <w:r w:rsidR="00A665F2">
          <w:rPr>
            <w:shd w:val="clear" w:color="auto" w:fill="FFFFFF"/>
          </w:rPr>
          <w:t>.</w:t>
        </w:r>
      </w:ins>
      <w:r w:rsidR="009B0E5E">
        <w:rPr>
          <w:shd w:val="clear" w:color="auto" w:fill="FFFFFF"/>
        </w:rPr>
        <w:t xml:space="preserve"> </w:t>
      </w:r>
      <w:del w:id="263" w:author="David C. Perez Lopez" w:date="2026-07-15T17:56:00Z">
        <w:r w:rsidR="009B0E5E" w:rsidDel="00A665F2">
          <w:rPr>
            <w:shd w:val="clear" w:color="auto" w:fill="FFFFFF"/>
          </w:rPr>
          <w:delText xml:space="preserve">antes de que distintos usuarios compartan el visor. Main.unity </w:delText>
        </w:r>
      </w:del>
      <w:ins w:id="264" w:author="David C. Perez Lopez" w:date="2026-07-15T17:58:00Z">
        <w:r w:rsidR="00A665F2">
          <w:rPr>
            <w:shd w:val="clear" w:color="auto" w:fill="FFFFFF"/>
          </w:rPr>
          <w:t xml:space="preserve">Así, esta escena </w:t>
        </w:r>
      </w:ins>
      <w:r w:rsidR="009B0E5E">
        <w:rPr>
          <w:shd w:val="clear" w:color="auto" w:fill="FFFFFF"/>
        </w:rPr>
        <w:t>concentra, por tanto, la preparación de la sesión y la carga del nivel.</w:t>
      </w:r>
    </w:p>
    <w:p w14:paraId="1C6217C7" w14:textId="77777777" w:rsidR="00695C48" w:rsidRDefault="009B0E5E">
      <w:pPr>
        <w:widowControl/>
        <w:spacing w:after="0"/>
        <w:jc w:val="center"/>
        <w:rPr>
          <w:sz w:val="24"/>
          <w:lang w:val="en-US"/>
        </w:rPr>
      </w:pPr>
      <w:commentRangeStart w:id="265"/>
      <w:r>
        <w:rPr>
          <w:rFonts w:eastAsia="SimSun"/>
          <w:noProof/>
          <w:kern w:val="0"/>
          <w:sz w:val="24"/>
          <w:lang w:val="en-US" w:bidi="ar"/>
        </w:rPr>
        <w:drawing>
          <wp:inline distT="0" distB="0" distL="114300" distR="114300" wp14:anchorId="2BA0285E" wp14:editId="3A397524">
            <wp:extent cx="4860290" cy="3081020"/>
            <wp:effectExtent l="0" t="0" r="3810" b="5080"/>
            <wp:docPr id="20"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descr="IMG_256"/>
                    <pic:cNvPicPr>
                      <a:picLocks noChangeAspect="1"/>
                    </pic:cNvPicPr>
                  </pic:nvPicPr>
                  <pic:blipFill>
                    <a:blip r:embed="rId13"/>
                    <a:stretch>
                      <a:fillRect/>
                    </a:stretch>
                  </pic:blipFill>
                  <pic:spPr>
                    <a:xfrm>
                      <a:off x="0" y="0"/>
                      <a:ext cx="4860290" cy="3081020"/>
                    </a:xfrm>
                    <a:prstGeom prst="rect">
                      <a:avLst/>
                    </a:prstGeom>
                    <a:noFill/>
                    <a:ln w="9525">
                      <a:noFill/>
                    </a:ln>
                  </pic:spPr>
                </pic:pic>
              </a:graphicData>
            </a:graphic>
          </wp:inline>
        </w:drawing>
      </w:r>
      <w:commentRangeEnd w:id="265"/>
      <w:r w:rsidR="00A665F2">
        <w:rPr>
          <w:rStyle w:val="Refdecomentario"/>
        </w:rPr>
        <w:commentReference w:id="265"/>
      </w:r>
    </w:p>
    <w:p w14:paraId="7A36F3DF" w14:textId="77777777" w:rsidR="00695C48" w:rsidRDefault="009B0E5E">
      <w:pPr>
        <w:pStyle w:val="NormalWeb"/>
        <w:widowControl/>
        <w:shd w:val="clear" w:color="auto" w:fill="FFFFFF"/>
        <w:spacing w:before="40" w:beforeAutospacing="0" w:after="160" w:afterAutospacing="0"/>
        <w:jc w:val="center"/>
        <w:rPr>
          <w:color w:val="000000"/>
          <w:sz w:val="22"/>
          <w:szCs w:val="22"/>
        </w:rPr>
      </w:pPr>
      <w:r>
        <w:rPr>
          <w:i/>
          <w:iCs/>
          <w:color w:val="000000"/>
          <w:sz w:val="18"/>
          <w:szCs w:val="18"/>
          <w:shd w:val="clear" w:color="auto" w:fill="FFFFFF"/>
        </w:rPr>
        <w:t>Figura 1. Menú principal de VLVS: Un</w:t>
      </w:r>
      <w:r>
        <w:rPr>
          <w:i/>
          <w:iCs/>
          <w:color w:val="000000"/>
          <w:sz w:val="18"/>
          <w:szCs w:val="18"/>
          <w:shd w:val="clear" w:color="auto" w:fill="FFFFFF"/>
        </w:rPr>
        <w:t xml:space="preserve"> Paso a Ciegas. Elaboración propia.</w:t>
      </w:r>
    </w:p>
    <w:p w14:paraId="2936B643" w14:textId="44C46A05" w:rsidR="00695C48" w:rsidRDefault="009B0E5E" w:rsidP="00BB4B6C">
      <w:del w:id="266" w:author="David C. Perez Lopez" w:date="2026-07-15T18:00:00Z">
        <w:r w:rsidDel="003D2EC5">
          <w:rPr>
            <w:shd w:val="clear" w:color="auto" w:fill="FFFFFF"/>
          </w:rPr>
          <w:delText>Tras iniciar</w:delText>
        </w:r>
      </w:del>
      <w:ins w:id="267" w:author="David C. Perez Lopez" w:date="2026-07-15T18:00:00Z">
        <w:r w:rsidR="003D2EC5">
          <w:rPr>
            <w:shd w:val="clear" w:color="auto" w:fill="FFFFFF"/>
          </w:rPr>
          <w:t>Al seleccionar Iniciar juego</w:t>
        </w:r>
      </w:ins>
      <w:r>
        <w:rPr>
          <w:shd w:val="clear" w:color="auto" w:fill="FFFFFF"/>
        </w:rPr>
        <w:t>, el usuario accede al panel de selección de nivel; en la versión actual solo está habilitado Level_Street, aunque la interfaz ya contempla la posibilidad de añadir más escenarios en el futuro. Mantener ese p</w:t>
      </w:r>
      <w:r>
        <w:rPr>
          <w:shd w:val="clear" w:color="auto" w:fill="FFFFFF"/>
        </w:rPr>
        <w:t>aso intermedio, aunque hoy solo exista un nivel, permite escalar el prototipo sin rediseñar el flujo de menús. A continuación</w:t>
      </w:r>
      <w:ins w:id="268" w:author="David C. Perez Lopez" w:date="2026-07-15T18:01:00Z">
        <w:r w:rsidR="003D2EC5">
          <w:rPr>
            <w:shd w:val="clear" w:color="auto" w:fill="FFFFFF"/>
          </w:rPr>
          <w:t>, el usuario</w:t>
        </w:r>
      </w:ins>
      <w:r>
        <w:rPr>
          <w:shd w:val="clear" w:color="auto" w:fill="FFFFFF"/>
        </w:rPr>
        <w:t xml:space="preserve"> elige uno de los tres modos de visión</w:t>
      </w:r>
      <w:del w:id="269" w:author="David C. Perez Lopez" w:date="2026-07-15T18:01:00Z">
        <w:r w:rsidDel="003D2EC5">
          <w:rPr>
            <w:shd w:val="clear" w:color="auto" w:fill="FFFFFF"/>
          </w:rPr>
          <w:delText xml:space="preserve"> en el VisionModeSelectPanel</w:delText>
        </w:r>
      </w:del>
      <w:r>
        <w:rPr>
          <w:shd w:val="clear" w:color="auto" w:fill="FFFFFF"/>
        </w:rPr>
        <w:t>: Modo para baja visión, Modo discapacidad visual o Modo de enfer</w:t>
      </w:r>
      <w:r>
        <w:rPr>
          <w:shd w:val="clear" w:color="auto" w:fill="FFFFFF"/>
        </w:rPr>
        <w:t xml:space="preserve">medades visuales. </w:t>
      </w:r>
      <w:del w:id="270" w:author="David C. Perez Lopez" w:date="2026-07-15T18:11:00Z">
        <w:r w:rsidDel="009555BD">
          <w:rPr>
            <w:shd w:val="clear" w:color="auto" w:fill="FFFFFF"/>
          </w:rPr>
          <w:delText>El VisionModeManager guarda</w:delText>
        </w:r>
      </w:del>
      <w:ins w:id="271" w:author="David C. Perez Lopez" w:date="2026-07-15T18:11:00Z">
        <w:r w:rsidR="009555BD">
          <w:rPr>
            <w:shd w:val="clear" w:color="auto" w:fill="FFFFFF"/>
          </w:rPr>
          <w:t>Además, el sistema guardará</w:t>
        </w:r>
      </w:ins>
      <w:r>
        <w:rPr>
          <w:shd w:val="clear" w:color="auto" w:fill="FFFFFF"/>
        </w:rPr>
        <w:t xml:space="preserve"> la selección </w:t>
      </w:r>
      <w:del w:id="272" w:author="David C. Perez Lopez" w:date="2026-07-15T18:12:00Z">
        <w:r w:rsidDel="009555BD">
          <w:rPr>
            <w:shd w:val="clear" w:color="auto" w:fill="FFFFFF"/>
          </w:rPr>
          <w:delText xml:space="preserve">en </w:delText>
        </w:r>
        <w:commentRangeStart w:id="273"/>
        <w:r w:rsidDel="009555BD">
          <w:rPr>
            <w:shd w:val="clear" w:color="auto" w:fill="FFFFFF"/>
          </w:rPr>
          <w:delText xml:space="preserve">PlayerPrefs </w:delText>
        </w:r>
      </w:del>
      <w:commentRangeEnd w:id="273"/>
      <w:r w:rsidR="009555BD">
        <w:rPr>
          <w:rStyle w:val="Refdecomentario"/>
        </w:rPr>
        <w:commentReference w:id="273"/>
      </w:r>
      <w:del w:id="274" w:author="David C. Perez Lopez" w:date="2026-07-15T18:12:00Z">
        <w:r w:rsidDel="009555BD">
          <w:rPr>
            <w:shd w:val="clear" w:color="auto" w:fill="FFFFFF"/>
          </w:rPr>
          <w:delText>y la reaplica</w:delText>
        </w:r>
      </w:del>
      <w:ins w:id="275" w:author="David C. Perez Lopez" w:date="2026-07-15T18:12:00Z">
        <w:r w:rsidR="009555BD">
          <w:rPr>
            <w:shd w:val="clear" w:color="auto" w:fill="FFFFFF"/>
          </w:rPr>
          <w:t>para poder aplicarla</w:t>
        </w:r>
      </w:ins>
      <w:r>
        <w:rPr>
          <w:shd w:val="clear" w:color="auto" w:fill="FFFFFF"/>
        </w:rPr>
        <w:t xml:space="preserve"> al</w:t>
      </w:r>
      <w:ins w:id="276" w:author="David C. Perez Lopez" w:date="2026-07-15T18:12:00Z">
        <w:r w:rsidR="009555BD">
          <w:rPr>
            <w:shd w:val="clear" w:color="auto" w:fill="FFFFFF"/>
          </w:rPr>
          <w:t xml:space="preserve"> vo</w:t>
        </w:r>
      </w:ins>
      <w:ins w:id="277" w:author="David C. Perez Lopez" w:date="2026-07-15T18:13:00Z">
        <w:r w:rsidR="009555BD">
          <w:rPr>
            <w:shd w:val="clear" w:color="auto" w:fill="FFFFFF"/>
          </w:rPr>
          <w:t>lver a</w:t>
        </w:r>
      </w:ins>
      <w:r>
        <w:rPr>
          <w:shd w:val="clear" w:color="auto" w:fill="FFFFFF"/>
        </w:rPr>
        <w:t xml:space="preserve"> cargar la escena de juego, de modo que la misma ruta puede repetirse con distintos grados de limitación visual sin reconfigurar la sesión manualmente.</w:t>
      </w:r>
      <w:r>
        <w:rPr>
          <w:shd w:val="clear" w:color="auto" w:fill="FFFFFF"/>
        </w:rPr>
        <w:t xml:space="preserve"> </w:t>
      </w:r>
      <w:ins w:id="278" w:author="David C. Perez Lopez" w:date="2026-07-15T18:17:00Z">
        <w:r w:rsidR="00F91CE4">
          <w:rPr>
            <w:shd w:val="clear" w:color="auto" w:fill="FFFFFF"/>
          </w:rPr>
          <w:t>Así, tras la selección del modo</w:t>
        </w:r>
      </w:ins>
      <w:ins w:id="279" w:author="David C. Perez Lopez" w:date="2026-07-15T18:18:00Z">
        <w:r w:rsidR="00F91CE4">
          <w:rPr>
            <w:shd w:val="clear" w:color="auto" w:fill="FFFFFF"/>
          </w:rPr>
          <w:t xml:space="preserve">, </w:t>
        </w:r>
      </w:ins>
      <w:del w:id="280" w:author="David C. Perez Lopez" w:date="2026-07-15T18:18:00Z">
        <w:r w:rsidDel="00F91CE4">
          <w:rPr>
            <w:shd w:val="clear" w:color="auto" w:fill="FFFFFF"/>
          </w:rPr>
          <w:delText xml:space="preserve">Después </w:delText>
        </w:r>
      </w:del>
      <w:r>
        <w:rPr>
          <w:shd w:val="clear" w:color="auto" w:fill="FFFFFF"/>
        </w:rPr>
        <w:t>aparec</w:t>
      </w:r>
      <w:r>
        <w:rPr>
          <w:shd w:val="clear" w:color="auto" w:fill="FFFFFF"/>
        </w:rPr>
        <w:t xml:space="preserve">e </w:t>
      </w:r>
      <w:del w:id="281" w:author="David C. Perez Lopez" w:date="2026-07-15T18:18:00Z">
        <w:r w:rsidDel="00F91CE4">
          <w:rPr>
            <w:shd w:val="clear" w:color="auto" w:fill="FFFFFF"/>
          </w:rPr>
          <w:delText>el GameIntroPanel</w:delText>
        </w:r>
      </w:del>
      <w:ins w:id="282" w:author="David C. Perez Lopez" w:date="2026-07-15T18:18:00Z">
        <w:r w:rsidR="00F91CE4">
          <w:rPr>
            <w:shd w:val="clear" w:color="auto" w:fill="FFFFFF"/>
          </w:rPr>
          <w:t>un nuevo menú</w:t>
        </w:r>
      </w:ins>
      <w:r>
        <w:rPr>
          <w:shd w:val="clear" w:color="auto" w:fill="FFFFFF"/>
        </w:rPr>
        <w:t>, donde se explican los controles básicos —movimiento con el joystick, uso del bastón, pausa y ajustes— y se recuerda que la simulación es pedagógica.</w:t>
      </w:r>
    </w:p>
    <w:p w14:paraId="32FAF2BF" w14:textId="201980C2" w:rsidR="00695C48" w:rsidRDefault="009B0E5E" w:rsidP="00BB4B6C">
      <w:r>
        <w:rPr>
          <w:shd w:val="clear" w:color="auto" w:fill="FFFFFF"/>
        </w:rPr>
        <w:lastRenderedPageBreak/>
        <w:t xml:space="preserve">Una vez cargada Level_Street, el </w:t>
      </w:r>
      <w:del w:id="283" w:author="David C. Perez Lopez" w:date="2026-07-15T18:36:00Z">
        <w:r w:rsidDel="00071542">
          <w:rPr>
            <w:shd w:val="clear" w:color="auto" w:fill="FFFFFF"/>
          </w:rPr>
          <w:delText xml:space="preserve">GameManager </w:delText>
        </w:r>
      </w:del>
      <w:ins w:id="284" w:author="David C. Perez Lopez" w:date="2026-07-15T18:36:00Z">
        <w:r w:rsidR="00071542">
          <w:rPr>
            <w:shd w:val="clear" w:color="auto" w:fill="FFFFFF"/>
          </w:rPr>
          <w:t>sistema</w:t>
        </w:r>
        <w:r w:rsidR="00071542">
          <w:rPr>
            <w:shd w:val="clear" w:color="auto" w:fill="FFFFFF"/>
          </w:rPr>
          <w:t xml:space="preserve"> </w:t>
        </w:r>
      </w:ins>
      <w:del w:id="285" w:author="David C. Perez Lopez" w:date="2026-07-15T18:36:00Z">
        <w:r w:rsidDel="00071542">
          <w:rPr>
            <w:shd w:val="clear" w:color="auto" w:fill="FFFFFF"/>
          </w:rPr>
          <w:delText>arranca el temporizador y activa el</w:delText>
        </w:r>
      </w:del>
      <w:ins w:id="286" w:author="David C. Perez Lopez" w:date="2026-07-15T18:36:00Z">
        <w:r w:rsidR="00071542">
          <w:rPr>
            <w:shd w:val="clear" w:color="auto" w:fill="FFFFFF"/>
          </w:rPr>
          <w:t>muestra un con</w:t>
        </w:r>
      </w:ins>
      <w:r>
        <w:rPr>
          <w:shd w:val="clear" w:color="auto" w:fill="FFFFFF"/>
        </w:rPr>
        <w:t xml:space="preserve"> HUD c</w:t>
      </w:r>
      <w:r>
        <w:rPr>
          <w:shd w:val="clear" w:color="auto" w:fill="FFFFFF"/>
        </w:rPr>
        <w:t>on salud y tiempo</w:t>
      </w:r>
      <w:ins w:id="287" w:author="David C. Perez Lopez" w:date="2026-07-15T18:37:00Z">
        <w:r w:rsidR="00071542">
          <w:rPr>
            <w:shd w:val="clear" w:color="auto" w:fill="FFFFFF"/>
          </w:rPr>
          <w:t xml:space="preserve"> restante para completar la misión</w:t>
        </w:r>
      </w:ins>
      <w:r>
        <w:rPr>
          <w:shd w:val="clear" w:color="auto" w:fill="FFFFFF"/>
        </w:rPr>
        <w:t>. El usuario aparece en un punto de inicio situado entre edificios residenciales, no directamente en la acera abierta del cruce: debe avanzar primero por un paso estrecho flanqueado por fachadas antes de llegar a la calle principal. Ese tr</w:t>
      </w:r>
      <w:r>
        <w:rPr>
          <w:shd w:val="clear" w:color="auto" w:fill="FFFFFF"/>
        </w:rPr>
        <w:t xml:space="preserve">amo de arranque no constituye una tarea independiente: el HUD puede mostrar ya task_1 activa, pero el sistema no registra ningún hito hasta que el jugador alcanza la acera abierta. </w:t>
      </w:r>
      <w:del w:id="288" w:author="David C. Perez Lopez" w:date="2026-07-15T18:39:00Z">
        <w:r w:rsidDel="000E580C">
          <w:rPr>
            <w:shd w:val="clear" w:color="auto" w:fill="FFFFFF"/>
          </w:rPr>
          <w:delText xml:space="preserve">Entra </w:delText>
        </w:r>
      </w:del>
      <w:ins w:id="289" w:author="David C. Perez Lopez" w:date="2026-07-15T18:39:00Z">
        <w:r w:rsidR="000E580C">
          <w:rPr>
            <w:shd w:val="clear" w:color="auto" w:fill="FFFFFF"/>
          </w:rPr>
          <w:t>Cabe destacar que el usuario porta</w:t>
        </w:r>
        <w:r w:rsidR="000E580C">
          <w:rPr>
            <w:shd w:val="clear" w:color="auto" w:fill="FFFFFF"/>
          </w:rPr>
          <w:t xml:space="preserve"> </w:t>
        </w:r>
      </w:ins>
      <w:del w:id="290" w:author="David C. Perez Lopez" w:date="2026-07-15T18:39:00Z">
        <w:r w:rsidDel="000E580C">
          <w:rPr>
            <w:shd w:val="clear" w:color="auto" w:fill="FFFFFF"/>
          </w:rPr>
          <w:delText xml:space="preserve">con </w:delText>
        </w:r>
      </w:del>
      <w:r>
        <w:rPr>
          <w:shd w:val="clear" w:color="auto" w:fill="FFFFFF"/>
        </w:rPr>
        <w:t>el bastón virtual en la mano y la vista ya limitada según el modo</w:t>
      </w:r>
      <w:r>
        <w:rPr>
          <w:shd w:val="clear" w:color="auto" w:fill="FFFFFF"/>
        </w:rPr>
        <w:t xml:space="preserve"> elegido. Desde el primer instante, la experiencia mezcla exploración y objetivo: no basta con mirar la escena; hay que avanzar.</w:t>
      </w:r>
    </w:p>
    <w:p w14:paraId="603F4B06" w14:textId="1110FFA7" w:rsidR="00695C48" w:rsidRDefault="009B0E5E" w:rsidP="00BB4B6C">
      <w:r>
        <w:rPr>
          <w:shd w:val="clear" w:color="auto" w:fill="FFFFFF"/>
        </w:rPr>
        <w:t xml:space="preserve">Antes de completar cualquier tarea, el jugador abandona la zona </w:t>
      </w:r>
      <w:del w:id="291" w:author="David C. Perez Lopez" w:date="2026-07-15T18:40:00Z">
        <w:r w:rsidDel="003955CC">
          <w:rPr>
            <w:shd w:val="clear" w:color="auto" w:fill="FFFFFF"/>
          </w:rPr>
          <w:delText>de nacimiento</w:delText>
        </w:r>
      </w:del>
      <w:ins w:id="292" w:author="David C. Perez Lopez" w:date="2026-07-15T18:40:00Z">
        <w:r w:rsidR="003955CC">
          <w:rPr>
            <w:shd w:val="clear" w:color="auto" w:fill="FFFFFF"/>
          </w:rPr>
          <w:t>ini</w:t>
        </w:r>
      </w:ins>
      <w:ins w:id="293" w:author="David C. Perez Lopez" w:date="2026-07-15T18:41:00Z">
        <w:r w:rsidR="003955CC">
          <w:rPr>
            <w:shd w:val="clear" w:color="auto" w:fill="FFFFFF"/>
          </w:rPr>
          <w:t>cial de juego</w:t>
        </w:r>
      </w:ins>
      <w:r>
        <w:rPr>
          <w:shd w:val="clear" w:color="auto" w:fill="FFFFFF"/>
        </w:rPr>
        <w:t xml:space="preserve"> y recorre un paso angosto entre edificios donde e</w:t>
      </w:r>
      <w:r>
        <w:rPr>
          <w:shd w:val="clear" w:color="auto" w:fill="FFFFFF"/>
        </w:rPr>
        <w:t>l espacio libre se reduce y proliferan pequeños obstáculos en el suelo. Ese tramo funciona como introducción espacial: obliga a explorar con el bastón en un entorno confinado, a sortear latas, bolsas, cajas y contenedores de basura, y a percibir las fachad</w:t>
      </w:r>
      <w:r>
        <w:rPr>
          <w:shd w:val="clear" w:color="auto" w:fill="FFFFFF"/>
        </w:rPr>
        <w:t xml:space="preserve">as laterales como límites físicos inmediatos, pero no genera por sí solo el completado de ningún objetivo. La primera tarea —task_1, «Cruzando la acera»— se activa desde el inicio de la partida y solo se marca como completada cuando el jugador entra en el </w:t>
      </w:r>
      <w:r>
        <w:rPr>
          <w:shd w:val="clear" w:color="auto" w:fill="FFFFFF"/>
        </w:rPr>
        <w:t xml:space="preserve">volumen de la pasarela peatonal situado en la acera principal, ya fuera del callejón de arranque. Hasta entonces el riesgo es menor que en la calzada, pero la visión está filtrada y el jugador debe acostumbrarse al bastón y al HUD mientras avanza hacia la </w:t>
      </w:r>
      <w:r>
        <w:rPr>
          <w:shd w:val="clear" w:color="auto" w:fill="FFFFFF"/>
        </w:rPr>
        <w:t xml:space="preserve">zona donde puede cerrar la fase. Al entrar en task_1, el </w:t>
      </w:r>
      <w:del w:id="294" w:author="David C. Perez Lopez" w:date="2026-07-15T18:42:00Z">
        <w:r w:rsidDel="003955CC">
          <w:rPr>
            <w:shd w:val="clear" w:color="auto" w:fill="FFFFFF"/>
          </w:rPr>
          <w:delText xml:space="preserve">TaskManager </w:delText>
        </w:r>
      </w:del>
      <w:ins w:id="295" w:author="David C. Perez Lopez" w:date="2026-07-15T18:42:00Z">
        <w:r w:rsidR="003955CC">
          <w:rPr>
            <w:shd w:val="clear" w:color="auto" w:fill="FFFFFF"/>
          </w:rPr>
          <w:t>sistema</w:t>
        </w:r>
        <w:r w:rsidR="003955CC">
          <w:rPr>
            <w:shd w:val="clear" w:color="auto" w:fill="FFFFFF"/>
          </w:rPr>
          <w:t xml:space="preserve"> </w:t>
        </w:r>
      </w:ins>
      <w:r>
        <w:rPr>
          <w:shd w:val="clear" w:color="auto" w:fill="FFFFFF"/>
        </w:rPr>
        <w:t xml:space="preserve">marca la tarea como completada, registra una pista y desbloquea la segunda fase. Hasta ese momento solo el primer objetivo muestra un marcador verde cilíndrico en el entorno; a partir de </w:t>
      </w:r>
      <w:r>
        <w:rPr>
          <w:shd w:val="clear" w:color="auto" w:fill="FFFFFF"/>
        </w:rPr>
        <w:t>ahí, la atención se desplaza hacia el cruce. Esa restricción responde a una decisión de diseño explícita: con visión reducida, mostrar varios objetivos a la vez saturaría la escena y reforzaría la dependencia de la vista; mostrar solo la tarea activa oblig</w:t>
      </w:r>
      <w:r>
        <w:rPr>
          <w:shd w:val="clear" w:color="auto" w:fill="FFFFFF"/>
        </w:rPr>
        <w:t>a a leer la lista en pantalla y a usar el audio cuando el marcador deja de ser útil.</w:t>
      </w:r>
    </w:p>
    <w:p w14:paraId="772E0383" w14:textId="5BF26E63" w:rsidR="00695C48" w:rsidRDefault="009B0E5E" w:rsidP="00BB4B6C">
      <w:r>
        <w:rPr>
          <w:shd w:val="clear" w:color="auto" w:fill="FFFFFF"/>
        </w:rPr>
        <w:t xml:space="preserve">La segunda tarea es la más tensa del recorrido. El usuario debe atravesar la calzada mientras circulan vehículos </w:t>
      </w:r>
      <w:del w:id="296" w:author="David C. Perez Lopez" w:date="2026-07-15T18:43:00Z">
        <w:r w:rsidDel="00AA4B54">
          <w:rPr>
            <w:shd w:val="clear" w:color="auto" w:fill="FFFFFF"/>
          </w:rPr>
          <w:delText xml:space="preserve">generados por los TrafficSpawner </w:delText>
        </w:r>
      </w:del>
      <w:r>
        <w:rPr>
          <w:shd w:val="clear" w:color="auto" w:fill="FFFFFF"/>
        </w:rPr>
        <w:t xml:space="preserve">y mientras los semáforos </w:t>
      </w:r>
      <w:r>
        <w:rPr>
          <w:shd w:val="clear" w:color="auto" w:fill="FFFFFF"/>
        </w:rPr>
        <w:t xml:space="preserve">alternan sus fases sonoras. El </w:t>
      </w:r>
      <w:del w:id="297" w:author="David C. Perez Lopez" w:date="2026-07-15T18:44:00Z">
        <w:r w:rsidDel="00AA4B54">
          <w:rPr>
            <w:shd w:val="clear" w:color="auto" w:fill="FFFFFF"/>
          </w:rPr>
          <w:delText xml:space="preserve">TrafficLightController </w:delText>
        </w:r>
      </w:del>
      <w:ins w:id="298" w:author="David C. Perez Lopez" w:date="2026-07-15T18:44:00Z">
        <w:r w:rsidR="00AA4B54">
          <w:rPr>
            <w:shd w:val="clear" w:color="auto" w:fill="FFFFFF"/>
          </w:rPr>
          <w:t>sistema</w:t>
        </w:r>
        <w:r w:rsidR="00AA4B54">
          <w:rPr>
            <w:shd w:val="clear" w:color="auto" w:fill="FFFFFF"/>
          </w:rPr>
          <w:t xml:space="preserve"> </w:t>
        </w:r>
      </w:ins>
      <w:r>
        <w:rPr>
          <w:shd w:val="clear" w:color="auto" w:fill="FFFFFF"/>
        </w:rPr>
        <w:t>bloquea el tráfico del eje correspondiente</w:t>
      </w:r>
      <w:del w:id="299" w:author="David C. Perez Lopez" w:date="2026-07-15T18:44:00Z">
        <w:r w:rsidDel="00AA4B54">
          <w:rPr>
            <w:shd w:val="clear" w:color="auto" w:fill="FFFFFF"/>
          </w:rPr>
          <w:delText xml:space="preserve"> cuando suena el grupo activo</w:delText>
        </w:r>
      </w:del>
      <w:r>
        <w:rPr>
          <w:shd w:val="clear" w:color="auto" w:fill="FFFFFF"/>
        </w:rPr>
        <w:t xml:space="preserve">, pero el jugador aún debe decidir cuándo avanzar, explorar el borde con el bastón y estar atento al audio de peligro </w:t>
      </w:r>
      <w:del w:id="300" w:author="David C. Perez Lopez" w:date="2026-07-15T18:45:00Z">
        <w:r w:rsidDel="00AA4B54">
          <w:rPr>
            <w:shd w:val="clear" w:color="auto" w:fill="FFFFFF"/>
          </w:rPr>
          <w:delText>que el Spatia</w:delText>
        </w:r>
        <w:r w:rsidDel="00AA4B54">
          <w:rPr>
            <w:shd w:val="clear" w:color="auto" w:fill="FFFFFF"/>
          </w:rPr>
          <w:delText xml:space="preserve">lAudioManager activa </w:delText>
        </w:r>
      </w:del>
      <w:r>
        <w:rPr>
          <w:shd w:val="clear" w:color="auto" w:fill="FFFFFF"/>
        </w:rPr>
        <w:t>fuera de la acera. En la práctica, esta fase concentra varios aprendizajes a la vez: interpretar una señal sonora como referencia temporal, distinguir acera de calzada, tolerar la presencia de tráfico y corregir una mala decisión si se</w:t>
      </w:r>
      <w:r>
        <w:rPr>
          <w:shd w:val="clear" w:color="auto" w:fill="FFFFFF"/>
        </w:rPr>
        <w:t xml:space="preserve"> pisa la vía demasiado pronto. Si pisa la calzada antes de tiempo o se queda demasiado tiempo en ella, la salud baja y la sensación de riesgo aumenta.</w:t>
      </w:r>
    </w:p>
    <w:p w14:paraId="3B49ACBB" w14:textId="77777777" w:rsidR="00695C48" w:rsidRDefault="009B0E5E" w:rsidP="00BB4B6C">
      <w:r>
        <w:rPr>
          <w:shd w:val="clear" w:color="auto" w:fill="FFFFFF"/>
        </w:rPr>
        <w:t>La tercera tarea lleva al usuario hacia la entrada del metro. Aquí el audio espacial del objetivo cobra m</w:t>
      </w:r>
      <w:r>
        <w:rPr>
          <w:shd w:val="clear" w:color="auto" w:fill="FFFFFF"/>
        </w:rPr>
        <w:t>ás importancia, porque el destino queda algo apartado del cruce y el marcador visual puede pasar desapercibido con ciertos modos activos. Tras el cruce, el recorrido cambia de ritmo: ya no se trata tanto de evitar vehículos como de localizar un destino lat</w:t>
      </w:r>
      <w:r>
        <w:rPr>
          <w:shd w:val="clear" w:color="auto" w:fill="FFFFFF"/>
        </w:rPr>
        <w:t>eral en un entorno más abierto. En modos con campo visual muy reducido o desenfoque intenso, muchos usuarios dejan de buscar referencias lejanas y empiezan a confiar en la dirección del sonido de la meta, lo que reproduce —de forma simplificada— una lógica</w:t>
      </w:r>
      <w:r>
        <w:rPr>
          <w:shd w:val="clear" w:color="auto" w:fill="FFFFFF"/>
        </w:rPr>
        <w:t xml:space="preserve"> habitual de orientación no visual en ciudad.</w:t>
      </w:r>
    </w:p>
    <w:p w14:paraId="14744A64" w14:textId="13A534E5" w:rsidR="00695C48" w:rsidRDefault="009B0E5E" w:rsidP="00BB4B6C">
      <w:r>
        <w:rPr>
          <w:shd w:val="clear" w:color="auto" w:fill="FFFFFF"/>
        </w:rPr>
        <w:lastRenderedPageBreak/>
        <w:t xml:space="preserve">Al entrar en el GoalZone con las tres tareas completadas, el </w:t>
      </w:r>
      <w:del w:id="301" w:author="David C. Perez Lopez" w:date="2026-07-15T18:49:00Z">
        <w:r w:rsidDel="003C1EAF">
          <w:rPr>
            <w:shd w:val="clear" w:color="auto" w:fill="FFFFFF"/>
          </w:rPr>
          <w:delText xml:space="preserve">GameManager </w:delText>
        </w:r>
      </w:del>
      <w:ins w:id="302" w:author="David C. Perez Lopez" w:date="2026-07-15T18:49:00Z">
        <w:r w:rsidR="003C1EAF">
          <w:rPr>
            <w:shd w:val="clear" w:color="auto" w:fill="FFFFFF"/>
          </w:rPr>
          <w:t>sistema</w:t>
        </w:r>
        <w:r w:rsidR="003C1EAF">
          <w:rPr>
            <w:shd w:val="clear" w:color="auto" w:fill="FFFFFF"/>
          </w:rPr>
          <w:t xml:space="preserve"> </w:t>
        </w:r>
      </w:ins>
      <w:r>
        <w:rPr>
          <w:shd w:val="clear" w:color="auto" w:fill="FFFFFF"/>
        </w:rPr>
        <w:t xml:space="preserve">finaliza la partida, congela la locomoción y muestra la pantalla de resultados. En la Figura 2 puede verse </w:t>
      </w:r>
      <w:ins w:id="303" w:author="David C. Perez Lopez" w:date="2026-07-15T18:50:00Z">
        <w:r w:rsidR="003C1EAF">
          <w:rPr>
            <w:shd w:val="clear" w:color="auto" w:fill="FFFFFF"/>
          </w:rPr>
          <w:t xml:space="preserve">de manera esquemática </w:t>
        </w:r>
      </w:ins>
      <w:r>
        <w:rPr>
          <w:shd w:val="clear" w:color="auto" w:fill="FFFFFF"/>
        </w:rPr>
        <w:t>la interfaz de cierre de una s</w:t>
      </w:r>
      <w:r>
        <w:rPr>
          <w:shd w:val="clear" w:color="auto" w:fill="FFFFFF"/>
        </w:rPr>
        <w:t>esión exitosa: el panel central informa de la llegada al área objetivo y resume, con cifras concretas, el tiempo empleado, las colisiones y las pistas activadas. En la Figura 3 aparece la versión de fracaso, donde el sistema especifica que la razón del fal</w:t>
      </w:r>
      <w:r>
        <w:rPr>
          <w:shd w:val="clear" w:color="auto" w:fill="FFFFFF"/>
        </w:rPr>
        <w:t xml:space="preserve">lo es la salud agotada. En ambos casos, la escena de fondo </w:t>
      </w:r>
      <w:del w:id="304" w:author="David C. Perez Lopez" w:date="2026-07-15T18:57:00Z">
        <w:r w:rsidDel="00C25129">
          <w:rPr>
            <w:shd w:val="clear" w:color="auto" w:fill="FFFFFF"/>
          </w:rPr>
          <w:delText xml:space="preserve">conserva </w:delText>
        </w:r>
      </w:del>
      <w:ins w:id="305" w:author="David C. Perez Lopez" w:date="2026-07-15T18:57:00Z">
        <w:r w:rsidR="00C25129">
          <w:rPr>
            <w:shd w:val="clear" w:color="auto" w:fill="FFFFFF"/>
          </w:rPr>
          <w:t>deberá conservar</w:t>
        </w:r>
        <w:r w:rsidR="00C25129">
          <w:rPr>
            <w:shd w:val="clear" w:color="auto" w:fill="FFFFFF"/>
          </w:rPr>
          <w:t xml:space="preserve"> </w:t>
        </w:r>
      </w:ins>
      <w:r>
        <w:rPr>
          <w:shd w:val="clear" w:color="auto" w:fill="FFFFFF"/>
        </w:rPr>
        <w:t xml:space="preserve">la estética urbana oscura y el mismo efecto visual de visión, de modo que el final de la sesión </w:t>
      </w:r>
      <w:del w:id="306" w:author="David C. Perez Lopez" w:date="2026-07-15T18:57:00Z">
        <w:r w:rsidDel="00C25129">
          <w:rPr>
            <w:shd w:val="clear" w:color="auto" w:fill="FFFFFF"/>
          </w:rPr>
          <w:delText xml:space="preserve">sigue </w:delText>
        </w:r>
      </w:del>
      <w:ins w:id="307" w:author="David C. Perez Lopez" w:date="2026-07-15T18:57:00Z">
        <w:r w:rsidR="00C25129">
          <w:rPr>
            <w:shd w:val="clear" w:color="auto" w:fill="FFFFFF"/>
          </w:rPr>
          <w:t>siga</w:t>
        </w:r>
        <w:r w:rsidR="00C25129">
          <w:rPr>
            <w:shd w:val="clear" w:color="auto" w:fill="FFFFFF"/>
          </w:rPr>
          <w:t xml:space="preserve"> </w:t>
        </w:r>
      </w:ins>
      <w:r>
        <w:rPr>
          <w:shd w:val="clear" w:color="auto" w:fill="FFFFFF"/>
        </w:rPr>
        <w:t xml:space="preserve">perteneciendo visualmente al mismo universo del recorrido y no </w:t>
      </w:r>
      <w:del w:id="308" w:author="David C. Perez Lopez" w:date="2026-07-15T18:57:00Z">
        <w:r w:rsidDel="00C25129">
          <w:rPr>
            <w:shd w:val="clear" w:color="auto" w:fill="FFFFFF"/>
          </w:rPr>
          <w:delText xml:space="preserve">parece </w:delText>
        </w:r>
      </w:del>
      <w:ins w:id="309" w:author="David C. Perez Lopez" w:date="2026-07-15T18:57:00Z">
        <w:r w:rsidR="00C25129">
          <w:rPr>
            <w:shd w:val="clear" w:color="auto" w:fill="FFFFFF"/>
          </w:rPr>
          <w:t>parezca</w:t>
        </w:r>
        <w:r w:rsidR="00C25129">
          <w:rPr>
            <w:shd w:val="clear" w:color="auto" w:fill="FFFFFF"/>
          </w:rPr>
          <w:t xml:space="preserve"> </w:t>
        </w:r>
      </w:ins>
      <w:r>
        <w:rPr>
          <w:shd w:val="clear" w:color="auto" w:fill="FFFFFF"/>
        </w:rPr>
        <w:t>una pantalla sep</w:t>
      </w:r>
      <w:r>
        <w:rPr>
          <w:shd w:val="clear" w:color="auto" w:fill="FFFFFF"/>
        </w:rPr>
        <w:t>arada del juego.</w:t>
      </w:r>
    </w:p>
    <w:p w14:paraId="4C56AA9B" w14:textId="77777777" w:rsidR="00695C48" w:rsidRDefault="009B0E5E">
      <w:pPr>
        <w:widowControl/>
        <w:spacing w:after="0"/>
        <w:jc w:val="center"/>
        <w:rPr>
          <w:sz w:val="24"/>
          <w:lang w:val="en-US"/>
        </w:rPr>
      </w:pPr>
      <w:commentRangeStart w:id="310"/>
      <w:r>
        <w:rPr>
          <w:rFonts w:eastAsia="SimSun"/>
          <w:noProof/>
          <w:kern w:val="0"/>
          <w:sz w:val="24"/>
          <w:lang w:val="en-US" w:bidi="ar"/>
        </w:rPr>
        <w:drawing>
          <wp:inline distT="0" distB="0" distL="114300" distR="114300" wp14:anchorId="494FBB7F" wp14:editId="12D8D3AD">
            <wp:extent cx="4860290" cy="2703830"/>
            <wp:effectExtent l="0" t="0" r="3810" b="1270"/>
            <wp:docPr id="28"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descr="IMG_257"/>
                    <pic:cNvPicPr>
                      <a:picLocks noChangeAspect="1"/>
                    </pic:cNvPicPr>
                  </pic:nvPicPr>
                  <pic:blipFill>
                    <a:blip r:embed="rId14"/>
                    <a:stretch>
                      <a:fillRect/>
                    </a:stretch>
                  </pic:blipFill>
                  <pic:spPr>
                    <a:xfrm>
                      <a:off x="0" y="0"/>
                      <a:ext cx="4860290" cy="2703830"/>
                    </a:xfrm>
                    <a:prstGeom prst="rect">
                      <a:avLst/>
                    </a:prstGeom>
                    <a:noFill/>
                    <a:ln w="9525">
                      <a:noFill/>
                    </a:ln>
                  </pic:spPr>
                </pic:pic>
              </a:graphicData>
            </a:graphic>
          </wp:inline>
        </w:drawing>
      </w:r>
      <w:commentRangeEnd w:id="310"/>
      <w:r w:rsidR="003C1EAF">
        <w:rPr>
          <w:rStyle w:val="Refdecomentario"/>
        </w:rPr>
        <w:commentReference w:id="310"/>
      </w:r>
    </w:p>
    <w:p w14:paraId="33DBD2B4" w14:textId="77777777" w:rsidR="00695C48" w:rsidRDefault="009B0E5E">
      <w:pPr>
        <w:pStyle w:val="NormalWeb"/>
        <w:widowControl/>
        <w:shd w:val="clear" w:color="auto" w:fill="FFFFFF"/>
        <w:spacing w:before="40" w:beforeAutospacing="0" w:after="160" w:afterAutospacing="0"/>
        <w:jc w:val="center"/>
        <w:rPr>
          <w:color w:val="000000"/>
          <w:sz w:val="22"/>
          <w:szCs w:val="22"/>
        </w:rPr>
      </w:pPr>
      <w:r>
        <w:rPr>
          <w:i/>
          <w:iCs/>
          <w:color w:val="000000"/>
          <w:sz w:val="18"/>
          <w:szCs w:val="18"/>
          <w:shd w:val="clear" w:color="auto" w:fill="FFFFFF"/>
        </w:rPr>
        <w:t>Figura 2. Pantalla de resultados de una sesión completada con éxito. Elaboración propia.</w:t>
      </w:r>
    </w:p>
    <w:p w14:paraId="132F076E" w14:textId="77777777" w:rsidR="00695C48" w:rsidRDefault="009B0E5E">
      <w:pPr>
        <w:widowControl/>
        <w:spacing w:after="0"/>
        <w:jc w:val="center"/>
        <w:rPr>
          <w:sz w:val="24"/>
          <w:lang w:val="en-US"/>
        </w:rPr>
      </w:pPr>
      <w:commentRangeStart w:id="311"/>
      <w:r>
        <w:rPr>
          <w:rFonts w:eastAsia="SimSun"/>
          <w:noProof/>
          <w:kern w:val="0"/>
          <w:sz w:val="24"/>
          <w:lang w:val="en-US" w:bidi="ar"/>
        </w:rPr>
        <w:drawing>
          <wp:inline distT="0" distB="0" distL="114300" distR="114300" wp14:anchorId="233D53D7" wp14:editId="02C6173B">
            <wp:extent cx="4860290" cy="2964180"/>
            <wp:effectExtent l="0" t="0" r="3810" b="7620"/>
            <wp:docPr id="38"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 descr="IMG_258"/>
                    <pic:cNvPicPr>
                      <a:picLocks noChangeAspect="1"/>
                    </pic:cNvPicPr>
                  </pic:nvPicPr>
                  <pic:blipFill>
                    <a:blip r:embed="rId15"/>
                    <a:stretch>
                      <a:fillRect/>
                    </a:stretch>
                  </pic:blipFill>
                  <pic:spPr>
                    <a:xfrm>
                      <a:off x="0" y="0"/>
                      <a:ext cx="4860290" cy="2964180"/>
                    </a:xfrm>
                    <a:prstGeom prst="rect">
                      <a:avLst/>
                    </a:prstGeom>
                    <a:noFill/>
                    <a:ln w="9525">
                      <a:noFill/>
                    </a:ln>
                  </pic:spPr>
                </pic:pic>
              </a:graphicData>
            </a:graphic>
          </wp:inline>
        </w:drawing>
      </w:r>
      <w:commentRangeEnd w:id="311"/>
      <w:r w:rsidR="00AD6769">
        <w:rPr>
          <w:rStyle w:val="Refdecomentario"/>
        </w:rPr>
        <w:commentReference w:id="311"/>
      </w:r>
    </w:p>
    <w:p w14:paraId="0E3CB7BE" w14:textId="77777777" w:rsidR="00695C48" w:rsidRDefault="009B0E5E">
      <w:pPr>
        <w:pStyle w:val="NormalWeb"/>
        <w:widowControl/>
        <w:shd w:val="clear" w:color="auto" w:fill="FFFFFF"/>
        <w:spacing w:before="40" w:beforeAutospacing="0" w:after="160" w:afterAutospacing="0"/>
        <w:jc w:val="center"/>
        <w:rPr>
          <w:color w:val="000000"/>
          <w:sz w:val="22"/>
          <w:szCs w:val="22"/>
        </w:rPr>
      </w:pPr>
      <w:r>
        <w:rPr>
          <w:i/>
          <w:iCs/>
          <w:color w:val="000000"/>
          <w:sz w:val="18"/>
          <w:szCs w:val="18"/>
          <w:shd w:val="clear" w:color="auto" w:fill="FFFFFF"/>
        </w:rPr>
        <w:t>Figura 3. Pantalla de resultados de una sesión fallida. Elaboración propia.</w:t>
      </w:r>
    </w:p>
    <w:p w14:paraId="4A61B104" w14:textId="77777777" w:rsidR="00695C48" w:rsidRDefault="009B0E5E" w:rsidP="00BB4B6C">
      <w:pPr>
        <w:rPr>
          <w:color w:val="000000"/>
          <w:szCs w:val="22"/>
        </w:rPr>
      </w:pPr>
      <w:commentRangeStart w:id="312"/>
      <w:r w:rsidRPr="00BB4B6C">
        <w:lastRenderedPageBreak/>
        <w:t xml:space="preserve">El bucle principal sigue esta secuencia: menú, selección de </w:t>
      </w:r>
      <w:r w:rsidRPr="00BB4B6C">
        <w:t>nivel, selección del modo visual, introducción, Level_Street, tres tareas consecutivas,</w:t>
      </w:r>
      <w:r>
        <w:rPr>
          <w:color w:val="000000"/>
          <w:szCs w:val="22"/>
          <w:shd w:val="clear" w:color="auto" w:fill="FFFFFF"/>
        </w:rPr>
        <w:t xml:space="preserve"> meta y pantalla de resultados. La repetición de la sesión permite comparar modos visuales y analizar las dificultades observadas en el recorrido.</w:t>
      </w:r>
      <w:commentRangeEnd w:id="312"/>
      <w:r w:rsidR="00D20EF0">
        <w:rPr>
          <w:rStyle w:val="Refdecomentario"/>
        </w:rPr>
        <w:commentReference w:id="312"/>
      </w:r>
    </w:p>
    <w:p w14:paraId="20D0BAC0" w14:textId="77777777" w:rsidR="00695C48" w:rsidRDefault="009B0E5E" w:rsidP="009C774A">
      <w:pPr>
        <w:pStyle w:val="Ttulo3"/>
        <w:pPrChange w:id="313" w:author="David C. Perez Lopez" w:date="2026-07-15T19:15:00Z">
          <w:pPr>
            <w:pStyle w:val="NormalWeb"/>
            <w:widowControl/>
            <w:shd w:val="clear" w:color="auto" w:fill="FFFFFF"/>
            <w:spacing w:before="120" w:beforeAutospacing="0" w:after="60" w:afterAutospacing="0"/>
            <w:jc w:val="both"/>
          </w:pPr>
        </w:pPrChange>
      </w:pPr>
      <w:r>
        <w:rPr>
          <w:shd w:val="clear" w:color="auto" w:fill="FFFFFF"/>
        </w:rPr>
        <w:t>Acciones del jugador y</w:t>
      </w:r>
      <w:r>
        <w:rPr>
          <w:shd w:val="clear" w:color="auto" w:fill="FFFFFF"/>
        </w:rPr>
        <w:t xml:space="preserve"> reglas de la partida</w:t>
      </w:r>
    </w:p>
    <w:p w14:paraId="0299187E" w14:textId="7502C99E" w:rsidR="00695C48" w:rsidRDefault="009B0E5E" w:rsidP="00BB4B6C">
      <w:r>
        <w:rPr>
          <w:shd w:val="clear" w:color="auto" w:fill="FFFFFF"/>
        </w:rPr>
        <w:t>Durante la experiencia, el usuario se desplaza en primera persona mediante la locomoción continua</w:t>
      </w:r>
      <w:del w:id="314" w:author="David C. Perez Lopez" w:date="2026-07-15T19:16:00Z">
        <w:r w:rsidDel="009C774A">
          <w:rPr>
            <w:shd w:val="clear" w:color="auto" w:fill="FFFFFF"/>
          </w:rPr>
          <w:delText xml:space="preserve"> del XR Origin</w:delText>
        </w:r>
      </w:del>
      <w:r>
        <w:rPr>
          <w:shd w:val="clear" w:color="auto" w:fill="FFFFFF"/>
        </w:rPr>
        <w:t>, controla el bastón con el mando y consulta la lista de tareas. Desde la pausa puede modificar el volumen y la respuesta h</w:t>
      </w:r>
      <w:r>
        <w:rPr>
          <w:shd w:val="clear" w:color="auto" w:fill="FFFFFF"/>
        </w:rPr>
        <w:t>áptica, reiniciar el nivel o volver al menú principal. La interfaz se limita a los elementos necesarios para la orientación y el seguimiento de la sesión.</w:t>
      </w:r>
    </w:p>
    <w:p w14:paraId="464D4ADA" w14:textId="77777777" w:rsidR="00695C48" w:rsidRDefault="009B0E5E" w:rsidP="00BB4B6C">
      <w:r>
        <w:rPr>
          <w:shd w:val="clear" w:color="auto" w:fill="FFFFFF"/>
        </w:rPr>
        <w:t xml:space="preserve">Las acciones se agrupan en desplazamiento y exploración, orientación hacia los objetivos, gestión de </w:t>
      </w:r>
      <w:r>
        <w:rPr>
          <w:shd w:val="clear" w:color="auto" w:fill="FFFFFF"/>
        </w:rPr>
        <w:t xml:space="preserve">la sesión y consulta del estado de partida. El bastón detecta superficies y obstáculos mediante señales sonoras y hápticas; el marcador de la tarea activa y el audio espacial apoyan la orientación; y el HUD muestra la salud, el tiempo y el progreso de las </w:t>
      </w:r>
      <w:r>
        <w:rPr>
          <w:shd w:val="clear" w:color="auto" w:fill="FFFFFF"/>
        </w:rPr>
        <w:t>tareas.</w:t>
      </w:r>
    </w:p>
    <w:p w14:paraId="1E3D6611" w14:textId="3340EF22" w:rsidR="00695C48" w:rsidRDefault="009B0E5E" w:rsidP="00BB4B6C">
      <w:r>
        <w:rPr>
          <w:shd w:val="clear" w:color="auto" w:fill="FFFFFF"/>
        </w:rPr>
        <w:t xml:space="preserve">La condición de victoria exige completar las tres tareas en orden y alcanzar la entrada del metro. </w:t>
      </w:r>
      <w:del w:id="315" w:author="David C. Perez Lopez" w:date="2026-07-15T19:19:00Z">
        <w:r w:rsidDel="00210473">
          <w:rPr>
            <w:shd w:val="clear" w:color="auto" w:fill="FFFFFF"/>
          </w:rPr>
          <w:delText xml:space="preserve">TaskManager </w:delText>
        </w:r>
      </w:del>
      <w:ins w:id="316" w:author="David C. Perez Lopez" w:date="2026-07-15T19:19:00Z">
        <w:r w:rsidR="00210473">
          <w:rPr>
            <w:shd w:val="clear" w:color="auto" w:fill="FFFFFF"/>
          </w:rPr>
          <w:t>El sistema</w:t>
        </w:r>
        <w:r w:rsidR="00210473">
          <w:rPr>
            <w:shd w:val="clear" w:color="auto" w:fill="FFFFFF"/>
          </w:rPr>
          <w:t xml:space="preserve"> </w:t>
        </w:r>
      </w:ins>
      <w:r>
        <w:rPr>
          <w:shd w:val="clear" w:color="auto" w:fill="FFFFFF"/>
        </w:rPr>
        <w:t>impide avanzar a la siguiente fase si no se ha completado la anterior, lo que garantiza que la sesión incluya toda la secuencia prevista.</w:t>
      </w:r>
    </w:p>
    <w:p w14:paraId="34814EA0" w14:textId="77777777" w:rsidR="00695C48" w:rsidRDefault="009B0E5E" w:rsidP="00BB4B6C">
      <w:r>
        <w:rPr>
          <w:shd w:val="clear" w:color="auto" w:fill="FFFFFF"/>
        </w:rPr>
        <w:t xml:space="preserve">La partida termina en fracaso cuando la salud, inicializada en cien puntos, se agota. Los obstáculos restan diez puntos por impacto y muestran un aviso, mientras que las zonas de peligro de la calzada aplican daño periódico sin incrementar el contador de </w:t>
      </w:r>
      <w:r>
        <w:rPr>
          <w:shd w:val="clear" w:color="auto" w:fill="FFFFFF"/>
        </w:rPr>
        <w:t>colisiones. El contacto con un transeúnte también reduce la salud mediante un componente específico. Esta separación permite distinguir los impactos con objetos, el contacto con peatones y la permanencia en una zona insegura.</w:t>
      </w:r>
    </w:p>
    <w:p w14:paraId="5FB22FA8" w14:textId="461ED68A" w:rsidR="00695C48" w:rsidRDefault="009B0E5E" w:rsidP="00BB4B6C">
      <w:r>
        <w:rPr>
          <w:shd w:val="clear" w:color="auto" w:fill="FFFFFF"/>
        </w:rPr>
        <w:t>El tiempo no provoca el fin de</w:t>
      </w:r>
      <w:r>
        <w:rPr>
          <w:shd w:val="clear" w:color="auto" w:fill="FFFFFF"/>
        </w:rPr>
        <w:t xml:space="preserve"> la partida, pero se registra como indicador de la duración del recorrido. </w:t>
      </w:r>
      <w:del w:id="317" w:author="David C. Perez Lopez" w:date="2026-07-15T19:20:00Z">
        <w:r w:rsidDel="00210473">
          <w:rPr>
            <w:shd w:val="clear" w:color="auto" w:fill="FFFFFF"/>
          </w:rPr>
          <w:delText xml:space="preserve">TaskManager </w:delText>
        </w:r>
      </w:del>
      <w:ins w:id="318" w:author="David C. Perez Lopez" w:date="2026-07-15T19:20:00Z">
        <w:r w:rsidR="00210473">
          <w:rPr>
            <w:shd w:val="clear" w:color="auto" w:fill="FFFFFF"/>
          </w:rPr>
          <w:t>El sistema</w:t>
        </w:r>
        <w:r w:rsidR="00210473">
          <w:rPr>
            <w:shd w:val="clear" w:color="auto" w:fill="FFFFFF"/>
          </w:rPr>
          <w:t xml:space="preserve"> </w:t>
        </w:r>
      </w:ins>
      <w:r>
        <w:rPr>
          <w:shd w:val="clear" w:color="auto" w:fill="FFFFFF"/>
        </w:rPr>
        <w:t>contabiliza las pistas activadas y la pantalla final muestra el resultado, el tiempo, las colisiones y las pistas utilizadas, manteniendo activo el modo visual seleccion</w:t>
      </w:r>
      <w:r>
        <w:rPr>
          <w:shd w:val="clear" w:color="auto" w:fill="FFFFFF"/>
        </w:rPr>
        <w:t>ado.</w:t>
      </w:r>
    </w:p>
    <w:p w14:paraId="51DB3093" w14:textId="699A20FF" w:rsidR="00695C48" w:rsidRDefault="009B0E5E">
      <w:pPr>
        <w:pStyle w:val="Ttulo2"/>
      </w:pPr>
      <w:bookmarkStart w:id="319" w:name="_Toc234946574"/>
      <w:r>
        <w:t>Diseño de escenarios virtuales</w:t>
      </w:r>
      <w:bookmarkEnd w:id="319"/>
    </w:p>
    <w:p w14:paraId="60E34A7F" w14:textId="3E732137" w:rsidR="00695C48" w:rsidRDefault="009B0E5E" w:rsidP="00BB4B6C">
      <w:r>
        <w:rPr>
          <w:shd w:val="clear" w:color="auto" w:fill="FFFFFF"/>
        </w:rPr>
        <w:t xml:space="preserve">Para el diseño del entorno </w:t>
      </w:r>
      <w:del w:id="320" w:author="David C. Perez Lopez" w:date="2026-07-15T19:22:00Z">
        <w:r w:rsidDel="00A848F7">
          <w:rPr>
            <w:shd w:val="clear" w:color="auto" w:fill="FFFFFF"/>
          </w:rPr>
          <w:delText xml:space="preserve">seguí </w:delText>
        </w:r>
      </w:del>
      <w:ins w:id="321" w:author="David C. Perez Lopez" w:date="2026-07-15T19:22:00Z">
        <w:r w:rsidR="00A848F7">
          <w:rPr>
            <w:shd w:val="clear" w:color="auto" w:fill="FFFFFF"/>
          </w:rPr>
          <w:t>se sigui</w:t>
        </w:r>
      </w:ins>
      <w:ins w:id="322" w:author="David C. Perez Lopez" w:date="2026-07-15T19:23:00Z">
        <w:r w:rsidR="00A848F7">
          <w:rPr>
            <w:shd w:val="clear" w:color="auto" w:fill="FFFFFF"/>
          </w:rPr>
          <w:t>ó</w:t>
        </w:r>
      </w:ins>
      <w:ins w:id="323" w:author="David C. Perez Lopez" w:date="2026-07-15T19:22:00Z">
        <w:r w:rsidR="00A848F7">
          <w:rPr>
            <w:shd w:val="clear" w:color="auto" w:fill="FFFFFF"/>
          </w:rPr>
          <w:t xml:space="preserve"> </w:t>
        </w:r>
      </w:ins>
      <w:r>
        <w:rPr>
          <w:shd w:val="clear" w:color="auto" w:fill="FFFFFF"/>
        </w:rPr>
        <w:t xml:space="preserve">un proceso parecido al de otros trabajos de producción 3D: primero </w:t>
      </w:r>
      <w:del w:id="324" w:author="David C. Perez Lopez" w:date="2026-07-15T19:23:00Z">
        <w:r w:rsidDel="00A848F7">
          <w:rPr>
            <w:shd w:val="clear" w:color="auto" w:fill="FFFFFF"/>
          </w:rPr>
          <w:delText xml:space="preserve">definí </w:delText>
        </w:r>
      </w:del>
      <w:ins w:id="325" w:author="David C. Perez Lopez" w:date="2026-07-15T19:23:00Z">
        <w:r w:rsidR="00A848F7">
          <w:rPr>
            <w:shd w:val="clear" w:color="auto" w:fill="FFFFFF"/>
          </w:rPr>
          <w:t>se definió</w:t>
        </w:r>
        <w:r w:rsidR="00A848F7">
          <w:rPr>
            <w:shd w:val="clear" w:color="auto" w:fill="FFFFFF"/>
          </w:rPr>
          <w:t xml:space="preserve"> </w:t>
        </w:r>
      </w:ins>
      <w:r>
        <w:rPr>
          <w:shd w:val="clear" w:color="auto" w:fill="FFFFFF"/>
        </w:rPr>
        <w:t xml:space="preserve">qué debía ocurrir en el espacio, después </w:t>
      </w:r>
      <w:del w:id="326" w:author="David C. Perez Lopez" w:date="2026-07-15T19:23:00Z">
        <w:r w:rsidDel="00A848F7">
          <w:rPr>
            <w:shd w:val="clear" w:color="auto" w:fill="FFFFFF"/>
          </w:rPr>
          <w:delText xml:space="preserve">fui </w:delText>
        </w:r>
      </w:del>
      <w:ins w:id="327" w:author="David C. Perez Lopez" w:date="2026-07-15T19:23:00Z">
        <w:r w:rsidR="00A848F7">
          <w:rPr>
            <w:shd w:val="clear" w:color="auto" w:fill="FFFFFF"/>
          </w:rPr>
          <w:t>se fueron</w:t>
        </w:r>
        <w:r w:rsidR="00A848F7">
          <w:rPr>
            <w:shd w:val="clear" w:color="auto" w:fill="FFFFFF"/>
          </w:rPr>
          <w:t xml:space="preserve"> </w:t>
        </w:r>
      </w:ins>
      <w:r>
        <w:rPr>
          <w:shd w:val="clear" w:color="auto" w:fill="FFFFFF"/>
        </w:rPr>
        <w:t xml:space="preserve">colocando los elementos necesarios y por último </w:t>
      </w:r>
      <w:del w:id="328" w:author="David C. Perez Lopez" w:date="2026-07-15T19:23:00Z">
        <w:r w:rsidDel="00A848F7">
          <w:rPr>
            <w:shd w:val="clear" w:color="auto" w:fill="FFFFFF"/>
          </w:rPr>
          <w:delText xml:space="preserve">ajusté </w:delText>
        </w:r>
      </w:del>
      <w:ins w:id="329" w:author="David C. Perez Lopez" w:date="2026-07-15T19:23:00Z">
        <w:r w:rsidR="00A848F7">
          <w:rPr>
            <w:shd w:val="clear" w:color="auto" w:fill="FFFFFF"/>
          </w:rPr>
          <w:t>se ajustaron</w:t>
        </w:r>
        <w:r w:rsidR="00A848F7">
          <w:rPr>
            <w:shd w:val="clear" w:color="auto" w:fill="FFFFFF"/>
          </w:rPr>
          <w:t xml:space="preserve"> </w:t>
        </w:r>
      </w:ins>
      <w:r>
        <w:rPr>
          <w:shd w:val="clear" w:color="auto" w:fill="FFFFFF"/>
        </w:rPr>
        <w:t>activador</w:t>
      </w:r>
      <w:r>
        <w:rPr>
          <w:shd w:val="clear" w:color="auto" w:fill="FFFFFF"/>
        </w:rPr>
        <w:t xml:space="preserve">es, audio y zonas de peligro hasta que el recorrido resultara comprensible con visión reducida. No </w:t>
      </w:r>
      <w:del w:id="330" w:author="David C. Perez Lopez" w:date="2026-07-15T19:23:00Z">
        <w:r w:rsidDel="00A848F7">
          <w:rPr>
            <w:shd w:val="clear" w:color="auto" w:fill="FFFFFF"/>
          </w:rPr>
          <w:delText xml:space="preserve">empecé </w:delText>
        </w:r>
      </w:del>
      <w:ins w:id="331" w:author="David C. Perez Lopez" w:date="2026-07-15T19:23:00Z">
        <w:r w:rsidR="00A848F7">
          <w:rPr>
            <w:shd w:val="clear" w:color="auto" w:fill="FFFFFF"/>
          </w:rPr>
          <w:t>se comenzó</w:t>
        </w:r>
        <w:r w:rsidR="00A848F7">
          <w:rPr>
            <w:shd w:val="clear" w:color="auto" w:fill="FFFFFF"/>
          </w:rPr>
          <w:t xml:space="preserve"> </w:t>
        </w:r>
      </w:ins>
      <w:r>
        <w:rPr>
          <w:shd w:val="clear" w:color="auto" w:fill="FFFFFF"/>
        </w:rPr>
        <w:t xml:space="preserve">modelando una ciudad completa; </w:t>
      </w:r>
      <w:del w:id="332" w:author="David C. Perez Lopez" w:date="2026-07-15T19:23:00Z">
        <w:r w:rsidDel="00A848F7">
          <w:rPr>
            <w:shd w:val="clear" w:color="auto" w:fill="FFFFFF"/>
          </w:rPr>
          <w:delText xml:space="preserve">empecé </w:delText>
        </w:r>
      </w:del>
      <w:ins w:id="333" w:author="David C. Perez Lopez" w:date="2026-07-15T19:23:00Z">
        <w:r w:rsidR="00A848F7">
          <w:rPr>
            <w:shd w:val="clear" w:color="auto" w:fill="FFFFFF"/>
          </w:rPr>
          <w:t>se comenzó</w:t>
        </w:r>
        <w:r w:rsidR="00A848F7">
          <w:rPr>
            <w:shd w:val="clear" w:color="auto" w:fill="FFFFFF"/>
          </w:rPr>
          <w:t xml:space="preserve"> </w:t>
        </w:r>
      </w:ins>
      <w:r>
        <w:rPr>
          <w:shd w:val="clear" w:color="auto" w:fill="FFFFFF"/>
        </w:rPr>
        <w:t>dibujando en papel el recorrido del usuario y las zonas en las que debía sentir seguridad, tensión u orientación</w:t>
      </w:r>
      <w:r>
        <w:rPr>
          <w:shd w:val="clear" w:color="auto" w:fill="FFFFFF"/>
        </w:rPr>
        <w:t xml:space="preserve">. </w:t>
      </w:r>
      <w:commentRangeStart w:id="334"/>
      <w:r>
        <w:rPr>
          <w:shd w:val="clear" w:color="auto" w:fill="FFFFFF"/>
        </w:rPr>
        <w:t>Ese boceto inicial marcaba tres bandas funcionales: una franja de inicio segura en acera, una franja de exposición en calzada y una franja de cierre junto al metro. Todo el modelado posterior se sometió a esa lógica, no al criterio de llenar la escena co</w:t>
      </w:r>
      <w:r>
        <w:rPr>
          <w:shd w:val="clear" w:color="auto" w:fill="FFFFFF"/>
        </w:rPr>
        <w:t>n más edificios o más tráfico.</w:t>
      </w:r>
      <w:commentRangeEnd w:id="334"/>
      <w:r w:rsidR="00594EF6">
        <w:rPr>
          <w:rStyle w:val="Refdecomentario"/>
        </w:rPr>
        <w:commentReference w:id="334"/>
      </w:r>
    </w:p>
    <w:p w14:paraId="0AADD4D7" w14:textId="2DCD4018" w:rsidR="00695C48" w:rsidDel="00936FCA" w:rsidRDefault="00D23E96" w:rsidP="00936FCA">
      <w:pPr>
        <w:rPr>
          <w:del w:id="335" w:author="David C. Perez Lopez" w:date="2026-07-15T19:54:00Z"/>
        </w:rPr>
      </w:pPr>
      <w:ins w:id="336" w:author="David C. Perez Lopez" w:date="2026-07-15T19:45:00Z">
        <w:r>
          <w:rPr>
            <w:shd w:val="clear" w:color="auto" w:fill="FFFFFF"/>
          </w:rPr>
          <w:t>El sistema se divide en dos escenas</w:t>
        </w:r>
        <w:r w:rsidR="00357A43">
          <w:rPr>
            <w:shd w:val="clear" w:color="auto" w:fill="FFFFFF"/>
          </w:rPr>
          <w:t xml:space="preserve">, una que </w:t>
        </w:r>
      </w:ins>
      <w:del w:id="337" w:author="David C. Perez Lopez" w:date="2026-07-15T19:45:00Z">
        <w:r w:rsidR="009B0E5E" w:rsidDel="00357A43">
          <w:rPr>
            <w:shd w:val="clear" w:color="auto" w:fill="FFFFFF"/>
          </w:rPr>
          <w:delText xml:space="preserve">La build incluye dos escenas. Main.unity </w:delText>
        </w:r>
      </w:del>
      <w:r w:rsidR="009B0E5E">
        <w:rPr>
          <w:shd w:val="clear" w:color="auto" w:fill="FFFFFF"/>
        </w:rPr>
        <w:t xml:space="preserve">funciona </w:t>
      </w:r>
      <w:r w:rsidR="009B0E5E">
        <w:rPr>
          <w:shd w:val="clear" w:color="auto" w:fill="FFFFFF"/>
        </w:rPr>
        <w:lastRenderedPageBreak/>
        <w:t xml:space="preserve">como hub de menú. El jugador aparece en un espacio </w:t>
      </w:r>
      <w:del w:id="338" w:author="David C. Perez Lopez" w:date="2026-07-15T17:05:00Z">
        <w:r w:rsidR="009B0E5E" w:rsidDel="00AA0734">
          <w:rPr>
            <w:shd w:val="clear" w:color="auto" w:fill="FFFFFF"/>
          </w:rPr>
          <w:delText xml:space="preserve">VR </w:delText>
        </w:r>
      </w:del>
      <w:ins w:id="339" w:author="David C. Perez Lopez" w:date="2026-07-15T17:05:00Z">
        <w:r w:rsidR="00AA0734">
          <w:rPr>
            <w:shd w:val="clear" w:color="auto" w:fill="FFFFFF"/>
          </w:rPr>
          <w:t>RV</w:t>
        </w:r>
        <w:r w:rsidR="00AA0734">
          <w:rPr>
            <w:shd w:val="clear" w:color="auto" w:fill="FFFFFF"/>
          </w:rPr>
          <w:t xml:space="preserve"> </w:t>
        </w:r>
      </w:ins>
      <w:r w:rsidR="009B0E5E">
        <w:rPr>
          <w:shd w:val="clear" w:color="auto" w:fill="FFFFFF"/>
        </w:rPr>
        <w:t xml:space="preserve">sencillo con paneles flotantes, </w:t>
      </w:r>
      <w:del w:id="340" w:author="David C. Perez Lopez" w:date="2026-07-15T19:46:00Z">
        <w:r w:rsidR="009B0E5E" w:rsidDel="00357A43">
          <w:rPr>
            <w:shd w:val="clear" w:color="auto" w:fill="FFFFFF"/>
          </w:rPr>
          <w:delText xml:space="preserve">el VisionModeManager configurado como DontDestroyOnLoad </w:delText>
        </w:r>
      </w:del>
      <w:r w:rsidR="009B0E5E">
        <w:rPr>
          <w:shd w:val="clear" w:color="auto" w:fill="FFFFFF"/>
        </w:rPr>
        <w:t xml:space="preserve">y la locomoción </w:t>
      </w:r>
      <w:r w:rsidR="009B0E5E">
        <w:rPr>
          <w:shd w:val="clear" w:color="auto" w:fill="FFFFFF"/>
        </w:rPr>
        <w:t>restringida para que no se aleje de la interfaz. Esta escena no pretende simular la calle: concentra la configuración previa —modo visual, ajustes de audio y hápticos, recordatorio pedagógico— y evita cargar en memoria el tráfico y los activadores de</w:t>
      </w:r>
      <w:ins w:id="341" w:author="David C. Perez Lopez" w:date="2026-07-15T19:47:00Z">
        <w:r w:rsidR="00801F87">
          <w:rPr>
            <w:shd w:val="clear" w:color="auto" w:fill="FFFFFF"/>
          </w:rPr>
          <w:t xml:space="preserve"> la escena principal del sistema,</w:t>
        </w:r>
      </w:ins>
      <w:r w:rsidR="009B0E5E">
        <w:rPr>
          <w:shd w:val="clear" w:color="auto" w:fill="FFFFFF"/>
        </w:rPr>
        <w:t xml:space="preserve"> Level</w:t>
      </w:r>
      <w:r w:rsidR="009B0E5E">
        <w:rPr>
          <w:shd w:val="clear" w:color="auto" w:fill="FFFFFF"/>
        </w:rPr>
        <w:t>_Street</w:t>
      </w:r>
      <w:ins w:id="342" w:author="David C. Perez Lopez" w:date="2026-07-15T19:47:00Z">
        <w:r w:rsidR="00801F87">
          <w:rPr>
            <w:shd w:val="clear" w:color="auto" w:fill="FFFFFF"/>
          </w:rPr>
          <w:t>,</w:t>
        </w:r>
      </w:ins>
      <w:r w:rsidR="009B0E5E">
        <w:rPr>
          <w:shd w:val="clear" w:color="auto" w:fill="FFFFFF"/>
        </w:rPr>
        <w:t xml:space="preserve"> antes de tiempo. Level_Street</w:t>
      </w:r>
      <w:del w:id="343" w:author="David C. Perez Lopez" w:date="2026-07-15T19:47:00Z">
        <w:r w:rsidR="009B0E5E" w:rsidDel="00801F87">
          <w:rPr>
            <w:shd w:val="clear" w:color="auto" w:fill="FFFFFF"/>
          </w:rPr>
          <w:delText>.unity</w:delText>
        </w:r>
      </w:del>
      <w:r w:rsidR="009B0E5E">
        <w:rPr>
          <w:shd w:val="clear" w:color="auto" w:fill="FFFFFF"/>
        </w:rPr>
        <w:t xml:space="preserve"> concentra toda la experiencia jugable.</w:t>
      </w:r>
      <w:ins w:id="344" w:author="David C. Perez Lopez" w:date="2026-07-15T19:53:00Z">
        <w:r w:rsidR="00936FCA">
          <w:rPr>
            <w:shd w:val="clear" w:color="auto" w:fill="FFFFFF"/>
          </w:rPr>
          <w:t xml:space="preserve"> Se trata de una ciudad donde aparece </w:t>
        </w:r>
      </w:ins>
    </w:p>
    <w:p w14:paraId="49CAE265" w14:textId="2DBC3317" w:rsidR="00695C48" w:rsidRDefault="009B0E5E" w:rsidP="00936FCA">
      <w:del w:id="345" w:author="David C. Perez Lopez" w:date="2026-07-15T19:54:00Z">
        <w:r w:rsidDel="00936FCA">
          <w:rPr>
            <w:shd w:val="clear" w:color="auto" w:fill="FFFFFF"/>
          </w:rPr>
          <w:delText xml:space="preserve">En la Figura 4 puede verse una vista aérea del nivel: </w:delText>
        </w:r>
      </w:del>
      <w:r>
        <w:rPr>
          <w:shd w:val="clear" w:color="auto" w:fill="FFFFFF"/>
        </w:rPr>
        <w:t>un cruce en forma de cruz con cuatro pasos de peatones, aceras de tono gris claro, calzada oscura, edificios residencia</w:t>
      </w:r>
      <w:r>
        <w:rPr>
          <w:shd w:val="clear" w:color="auto" w:fill="FFFFFF"/>
        </w:rPr>
        <w:t xml:space="preserve">les en las esquinas, coches y camiones circulando por los ejes norte-sur y este-oeste, y un marcador verde semitransparente sobre la acera que señala el objetivo activo. </w:t>
      </w:r>
      <w:ins w:id="346" w:author="David C. Perez Lopez" w:date="2026-07-15T19:54:00Z">
        <w:r w:rsidR="00936FCA">
          <w:rPr>
            <w:shd w:val="clear" w:color="auto" w:fill="FFFFFF"/>
          </w:rPr>
          <w:t xml:space="preserve">Además, se añade una </w:t>
        </w:r>
      </w:ins>
      <w:del w:id="347" w:author="David C. Perez Lopez" w:date="2026-07-15T19:55:00Z">
        <w:r w:rsidDel="00936FCA">
          <w:rPr>
            <w:shd w:val="clear" w:color="auto" w:fill="FFFFFF"/>
          </w:rPr>
          <w:delText xml:space="preserve">La </w:delText>
        </w:r>
      </w:del>
      <w:r>
        <w:rPr>
          <w:shd w:val="clear" w:color="auto" w:fill="FFFFFF"/>
        </w:rPr>
        <w:t>ligera niebla que envuelve el conjunto reduce la visibilidad del fondo y ayuda a qu</w:t>
      </w:r>
      <w:r>
        <w:rPr>
          <w:shd w:val="clear" w:color="auto" w:fill="FFFFFF"/>
        </w:rPr>
        <w:t xml:space="preserve">e incluso una vista general del escenario mantenga la idea de orientación condicionada por la dificultad perceptiva. La niebla no es un recurso decorativo aislado: suaviza edificios lejanos y evita que el horizonte compita con las referencias próximas que </w:t>
      </w:r>
      <w:r>
        <w:rPr>
          <w:shd w:val="clear" w:color="auto" w:fill="FFFFFF"/>
        </w:rPr>
        <w:t>el usuario necesita para orientarse.</w:t>
      </w:r>
    </w:p>
    <w:p w14:paraId="075C0F91" w14:textId="3AB86255" w:rsidR="00695C48" w:rsidRDefault="009B0E5E">
      <w:pPr>
        <w:widowControl/>
        <w:spacing w:after="0"/>
        <w:jc w:val="center"/>
        <w:rPr>
          <w:sz w:val="24"/>
          <w:lang w:val="en-US"/>
        </w:rPr>
      </w:pPr>
      <w:commentRangeStart w:id="348"/>
      <w:r>
        <w:rPr>
          <w:rFonts w:eastAsia="SimSun"/>
          <w:noProof/>
          <w:kern w:val="0"/>
          <w:sz w:val="24"/>
          <w:lang w:val="en-US" w:bidi="ar"/>
        </w:rPr>
        <w:drawing>
          <wp:inline distT="0" distB="0" distL="114300" distR="114300" wp14:anchorId="0475E7C9" wp14:editId="3A49CA16">
            <wp:extent cx="4860290" cy="3331845"/>
            <wp:effectExtent l="0" t="0" r="3810" b="8255"/>
            <wp:docPr id="21"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 descr="IMG_259"/>
                    <pic:cNvPicPr>
                      <a:picLocks noChangeAspect="1"/>
                    </pic:cNvPicPr>
                  </pic:nvPicPr>
                  <pic:blipFill>
                    <a:blip r:embed="rId16"/>
                    <a:stretch>
                      <a:fillRect/>
                    </a:stretch>
                  </pic:blipFill>
                  <pic:spPr>
                    <a:xfrm>
                      <a:off x="0" y="0"/>
                      <a:ext cx="4860290" cy="3331845"/>
                    </a:xfrm>
                    <a:prstGeom prst="rect">
                      <a:avLst/>
                    </a:prstGeom>
                    <a:noFill/>
                    <a:ln w="9525">
                      <a:noFill/>
                    </a:ln>
                  </pic:spPr>
                </pic:pic>
              </a:graphicData>
            </a:graphic>
          </wp:inline>
        </w:drawing>
      </w:r>
      <w:commentRangeEnd w:id="348"/>
      <w:r w:rsidR="002827C4">
        <w:rPr>
          <w:rStyle w:val="Refdecomentario"/>
        </w:rPr>
        <w:commentReference w:id="348"/>
      </w:r>
    </w:p>
    <w:p w14:paraId="71CDDD1A" w14:textId="77777777" w:rsidR="00695C48" w:rsidRDefault="009B0E5E">
      <w:pPr>
        <w:pStyle w:val="NormalWeb"/>
        <w:widowControl/>
        <w:shd w:val="clear" w:color="auto" w:fill="FFFFFF"/>
        <w:spacing w:before="40" w:beforeAutospacing="0" w:after="160" w:afterAutospacing="0"/>
        <w:jc w:val="center"/>
        <w:rPr>
          <w:color w:val="000000"/>
          <w:sz w:val="22"/>
          <w:szCs w:val="22"/>
        </w:rPr>
      </w:pPr>
      <w:r>
        <w:rPr>
          <w:i/>
          <w:iCs/>
          <w:color w:val="000000"/>
          <w:sz w:val="18"/>
          <w:szCs w:val="18"/>
          <w:shd w:val="clear" w:color="auto" w:fill="FFFFFF"/>
        </w:rPr>
        <w:t>Figura 4. Vista panorámica de la escena Level_Street. Elaboración propia.</w:t>
      </w:r>
    </w:p>
    <w:p w14:paraId="01A82DD4" w14:textId="77777777" w:rsidR="00695C48" w:rsidRDefault="009B0E5E" w:rsidP="00936FCA">
      <w:pPr>
        <w:pStyle w:val="Ttulo3"/>
        <w:pPrChange w:id="349" w:author="David C. Perez Lopez" w:date="2026-07-15T19:51:00Z">
          <w:pPr>
            <w:pStyle w:val="NormalWeb"/>
            <w:widowControl/>
            <w:shd w:val="clear" w:color="auto" w:fill="FFFFFF"/>
            <w:spacing w:before="120" w:beforeAutospacing="0" w:after="60" w:afterAutospacing="0"/>
          </w:pPr>
        </w:pPrChange>
      </w:pPr>
      <w:r>
        <w:rPr>
          <w:shd w:val="clear" w:color="auto" w:fill="FFFFFF"/>
        </w:rPr>
        <w:t>Composición del tramo urbano</w:t>
      </w:r>
    </w:p>
    <w:p w14:paraId="2BF2C967" w14:textId="0F4006E1" w:rsidR="00695C48" w:rsidRDefault="009B0E5E" w:rsidP="00BB4B6C">
      <w:del w:id="350" w:author="David C. Perez Lopez" w:date="2026-07-15T19:56:00Z">
        <w:r w:rsidDel="00A40124">
          <w:rPr>
            <w:shd w:val="clear" w:color="auto" w:fill="FFFFFF"/>
          </w:rPr>
          <w:delText xml:space="preserve">Diseñé </w:delText>
        </w:r>
      </w:del>
      <w:ins w:id="351" w:author="David C. Perez Lopez" w:date="2026-07-15T19:56:00Z">
        <w:r w:rsidR="00A40124">
          <w:rPr>
            <w:shd w:val="clear" w:color="auto" w:fill="FFFFFF"/>
          </w:rPr>
          <w:t>Por otra parte, se diseñó</w:t>
        </w:r>
        <w:r w:rsidR="00A40124">
          <w:rPr>
            <w:shd w:val="clear" w:color="auto" w:fill="FFFFFF"/>
          </w:rPr>
          <w:t xml:space="preserve"> </w:t>
        </w:r>
      </w:ins>
      <w:r>
        <w:rPr>
          <w:shd w:val="clear" w:color="auto" w:fill="FFFFFF"/>
        </w:rPr>
        <w:t>un tramo urbano cerrado con edificios residenciales en los laterales, una acera continua desde la zona inic</w:t>
      </w:r>
      <w:r>
        <w:rPr>
          <w:shd w:val="clear" w:color="auto" w:fill="FFFFFF"/>
        </w:rPr>
        <w:t xml:space="preserve">ial, una calzada con tráfico en dos direcciones y un cruce central regulado por semáforos. Los edificios delimitan el área jugable y orientan el desplazamiento hacia el eje peatonal, reduciendo las alternativas que podrían confundir al usuario durante una </w:t>
      </w:r>
      <w:r>
        <w:rPr>
          <w:shd w:val="clear" w:color="auto" w:fill="FFFFFF"/>
        </w:rPr>
        <w:t>demostración breve.</w:t>
      </w:r>
    </w:p>
    <w:p w14:paraId="1C252E6B" w14:textId="222CFE88" w:rsidR="00695C48" w:rsidRDefault="009B0E5E" w:rsidP="00BB4B6C">
      <w:r>
        <w:rPr>
          <w:shd w:val="clear" w:color="auto" w:fill="FFFFFF"/>
        </w:rPr>
        <w:t xml:space="preserve">Antes de llegar al cruce, el recorrido arranca en una zona </w:t>
      </w:r>
      <w:del w:id="352" w:author="David C. Perez Lopez" w:date="2026-07-15T19:56:00Z">
        <w:r w:rsidDel="00A40124">
          <w:rPr>
            <w:shd w:val="clear" w:color="auto" w:fill="FFFFFF"/>
          </w:rPr>
          <w:delText xml:space="preserve">de arranque </w:delText>
        </w:r>
      </w:del>
      <w:r>
        <w:rPr>
          <w:shd w:val="clear" w:color="auto" w:fill="FFFFFF"/>
        </w:rPr>
        <w:t xml:space="preserve">entre bloques de viviendas </w:t>
      </w:r>
      <w:del w:id="353" w:author="David C. Perez Lopez" w:date="2026-07-15T20:00:00Z">
        <w:r w:rsidDel="0047608D">
          <w:rPr>
            <w:shd w:val="clear" w:color="auto" w:fill="FFFFFF"/>
          </w:rPr>
          <w:lastRenderedPageBreak/>
          <w:delText xml:space="preserve">modelados a partir de FBX de casas </w:delText>
        </w:r>
      </w:del>
      <w:r>
        <w:rPr>
          <w:shd w:val="clear" w:color="auto" w:fill="FFFFFF"/>
        </w:rPr>
        <w:t xml:space="preserve">de distintos tamaños. Deliberadamente </w:t>
      </w:r>
      <w:del w:id="354" w:author="David C. Perez Lopez" w:date="2026-07-15T20:01:00Z">
        <w:r w:rsidDel="0047608D">
          <w:rPr>
            <w:shd w:val="clear" w:color="auto" w:fill="FFFFFF"/>
          </w:rPr>
          <w:delText xml:space="preserve">estreché </w:delText>
        </w:r>
      </w:del>
      <w:ins w:id="355" w:author="David C. Perez Lopez" w:date="2026-07-15T20:01:00Z">
        <w:r w:rsidR="0047608D">
          <w:rPr>
            <w:shd w:val="clear" w:color="auto" w:fill="FFFFFF"/>
          </w:rPr>
          <w:t>se diseñan especialmente estrechos</w:t>
        </w:r>
        <w:r w:rsidR="0047608D">
          <w:rPr>
            <w:shd w:val="clear" w:color="auto" w:fill="FFFFFF"/>
          </w:rPr>
          <w:t xml:space="preserve"> </w:t>
        </w:r>
      </w:ins>
      <w:r>
        <w:rPr>
          <w:shd w:val="clear" w:color="auto" w:fill="FFFFFF"/>
        </w:rPr>
        <w:t xml:space="preserve">algunos tramos de acera —con planos </w:t>
      </w:r>
      <w:del w:id="356" w:author="David C. Perez Lopez" w:date="2026-07-15T20:02:00Z">
        <w:r w:rsidDel="0047608D">
          <w:rPr>
            <w:shd w:val="clear" w:color="auto" w:fill="FFFFFF"/>
          </w:rPr>
          <w:delText xml:space="preserve">Ground_Sidewalk </w:delText>
        </w:r>
      </w:del>
      <w:r>
        <w:rPr>
          <w:shd w:val="clear" w:color="auto" w:fill="FFFFFF"/>
        </w:rPr>
        <w:t xml:space="preserve">de menos de un metro de anchura útil— para que el jugador no disponga de margen lateral amplio y deba orientarse con el bastón y el audio antes de alcanzar la calle abierta. Los edificios </w:t>
      </w:r>
      <w:r>
        <w:rPr>
          <w:shd w:val="clear" w:color="auto" w:fill="FFFFFF"/>
        </w:rPr>
        <w:t xml:space="preserve">laterales </w:t>
      </w:r>
      <w:commentRangeStart w:id="357"/>
      <w:del w:id="358" w:author="David C. Perez Lopez" w:date="2026-07-15T20:03:00Z">
        <w:r w:rsidDel="0005361C">
          <w:rPr>
            <w:shd w:val="clear" w:color="auto" w:fill="FFFFFF"/>
          </w:rPr>
          <w:delText>cuentan con colliders de daño y</w:delText>
        </w:r>
        <w:r w:rsidDel="0005361C">
          <w:rPr>
            <w:shd w:val="clear" w:color="auto" w:fill="FFFFFF"/>
          </w:rPr>
          <w:delText xml:space="preserve"> </w:delText>
        </w:r>
      </w:del>
      <w:commentRangeEnd w:id="357"/>
      <w:r w:rsidR="00041DF2">
        <w:rPr>
          <w:rStyle w:val="Refdecomentario"/>
        </w:rPr>
        <w:commentReference w:id="357"/>
      </w:r>
      <w:ins w:id="359" w:author="David C. Perez Lopez" w:date="2026-07-15T20:05:00Z">
        <w:r w:rsidR="009D72F8">
          <w:rPr>
            <w:shd w:val="clear" w:color="auto" w:fill="FFFFFF"/>
          </w:rPr>
          <w:t xml:space="preserve">deberán implementarse de forma que muestren </w:t>
        </w:r>
      </w:ins>
      <w:r>
        <w:rPr>
          <w:shd w:val="clear" w:color="auto" w:fill="FFFFFF"/>
        </w:rPr>
        <w:t>mensajes d</w:t>
      </w:r>
      <w:r>
        <w:rPr>
          <w:shd w:val="clear" w:color="auto" w:fill="FFFFFF"/>
        </w:rPr>
        <w:t>e aviso al rozarlos, de modo que las fachadas no son solo decoración, sino límites perceptibles del espacio transitable.</w:t>
      </w:r>
    </w:p>
    <w:p w14:paraId="59726E1D" w14:textId="62A9C593" w:rsidR="00695C48" w:rsidRDefault="009B0E5E" w:rsidP="00BB4B6C">
      <w:del w:id="360" w:author="David C. Perez Lopez" w:date="2026-07-15T20:05:00Z">
        <w:r w:rsidDel="00D60D19">
          <w:rPr>
            <w:shd w:val="clear" w:color="auto" w:fill="FFFFFF"/>
          </w:rPr>
          <w:delText xml:space="preserve">Coloqué </w:delText>
        </w:r>
      </w:del>
      <w:ins w:id="361" w:author="David C. Perez Lopez" w:date="2026-07-15T20:06:00Z">
        <w:r w:rsidR="00D60D19">
          <w:rPr>
            <w:shd w:val="clear" w:color="auto" w:fill="FFFFFF"/>
          </w:rPr>
          <w:t>Además, s</w:t>
        </w:r>
      </w:ins>
      <w:ins w:id="362" w:author="David C. Perez Lopez" w:date="2026-07-15T20:05:00Z">
        <w:r w:rsidR="00D60D19">
          <w:rPr>
            <w:shd w:val="clear" w:color="auto" w:fill="FFFFFF"/>
          </w:rPr>
          <w:t>e colocan</w:t>
        </w:r>
        <w:r w:rsidR="00D60D19">
          <w:rPr>
            <w:shd w:val="clear" w:color="auto" w:fill="FFFFFF"/>
          </w:rPr>
          <w:t xml:space="preserve"> </w:t>
        </w:r>
      </w:ins>
      <w:r>
        <w:rPr>
          <w:shd w:val="clear" w:color="auto" w:fill="FFFFFF"/>
        </w:rPr>
        <w:t>árboles y farolas como referencias de escala y ritmo vertical; contenedores y pequeña basura en la acera para obligar al uso de</w:t>
      </w:r>
      <w:r>
        <w:rPr>
          <w:shd w:val="clear" w:color="auto" w:fill="FFFFFF"/>
        </w:rPr>
        <w:t xml:space="preserve">l bastón; y el pavimento podotáctil </w:t>
      </w:r>
      <w:del w:id="363" w:author="David C. Perez Lopez" w:date="2026-07-15T20:06:00Z">
        <w:r w:rsidDel="00D60D19">
          <w:rPr>
            <w:shd w:val="clear" w:color="auto" w:fill="FFFFFF"/>
          </w:rPr>
          <w:delText xml:space="preserve">—modelo bland.fbx— </w:delText>
        </w:r>
      </w:del>
      <w:r>
        <w:rPr>
          <w:shd w:val="clear" w:color="auto" w:fill="FFFFFF"/>
        </w:rPr>
        <w:t>como guía hacia el paso de peatones. La entrada de</w:t>
      </w:r>
      <w:ins w:id="364" w:author="David C. Perez Lopez" w:date="2026-07-15T20:07:00Z">
        <w:r w:rsidR="00D60D19">
          <w:rPr>
            <w:shd w:val="clear" w:color="auto" w:fill="FFFFFF"/>
          </w:rPr>
          <w:t>l</w:t>
        </w:r>
      </w:ins>
      <w:r>
        <w:rPr>
          <w:shd w:val="clear" w:color="auto" w:fill="FFFFFF"/>
        </w:rPr>
        <w:t xml:space="preserve"> metro </w:t>
      </w:r>
      <w:del w:id="365" w:author="David C. Perez Lopez" w:date="2026-07-15T20:07:00Z">
        <w:r w:rsidDel="00D60D19">
          <w:rPr>
            <w:shd w:val="clear" w:color="auto" w:fill="FFFFFF"/>
          </w:rPr>
          <w:delText>—modelo tran.fbx—</w:delText>
        </w:r>
      </w:del>
      <w:r>
        <w:rPr>
          <w:shd w:val="clear" w:color="auto" w:fill="FFFFFF"/>
        </w:rPr>
        <w:t xml:space="preserve"> marca el final del recorrido dentro del GoalZone. En la fase inicial del recorrido </w:t>
      </w:r>
      <w:del w:id="366" w:author="David C. Perez Lopez" w:date="2026-07-15T20:07:00Z">
        <w:r w:rsidDel="00D60D19">
          <w:rPr>
            <w:shd w:val="clear" w:color="auto" w:fill="FFFFFF"/>
          </w:rPr>
          <w:delText xml:space="preserve">concentré </w:delText>
        </w:r>
      </w:del>
      <w:ins w:id="367" w:author="David C. Perez Lopez" w:date="2026-07-15T20:07:00Z">
        <w:r w:rsidR="00D60D19">
          <w:rPr>
            <w:shd w:val="clear" w:color="auto" w:fill="FFFFFF"/>
          </w:rPr>
          <w:t>se concentra</w:t>
        </w:r>
        <w:r w:rsidR="00D60D19">
          <w:rPr>
            <w:shd w:val="clear" w:color="auto" w:fill="FFFFFF"/>
          </w:rPr>
          <w:t xml:space="preserve"> </w:t>
        </w:r>
      </w:ins>
      <w:r>
        <w:rPr>
          <w:shd w:val="clear" w:color="auto" w:fill="FFFFFF"/>
        </w:rPr>
        <w:t>la mayor densidad de obstáculos</w:t>
      </w:r>
      <w:del w:id="368" w:author="David C. Perez Lopez" w:date="2026-07-15T20:07:00Z">
        <w:r w:rsidDel="00D60D19">
          <w:rPr>
            <w:shd w:val="clear" w:color="auto" w:fill="FFFFFF"/>
          </w:rPr>
          <w:delText xml:space="preserve"> e</w:delText>
        </w:r>
        <w:r w:rsidDel="00D60D19">
          <w:rPr>
            <w:shd w:val="clear" w:color="auto" w:fill="FFFFFF"/>
          </w:rPr>
          <w:delText>n el grupo Small Obstacle</w:delText>
        </w:r>
      </w:del>
      <w:r>
        <w:rPr>
          <w:shd w:val="clear" w:color="auto" w:fill="FFFFFF"/>
        </w:rPr>
        <w:t xml:space="preserve">: alrededor de un centenar de instancias manuales de latas, bolsas, cajas de madera, envases y cubos de basura, cada una con </w:t>
      </w:r>
      <w:del w:id="369" w:author="David C. Perez Lopez" w:date="2026-07-15T20:08:00Z">
        <w:r w:rsidDel="00D60D19">
          <w:rPr>
            <w:shd w:val="clear" w:color="auto" w:fill="FFFFFF"/>
          </w:rPr>
          <w:delText xml:space="preserve">DamageObject, SurfaceTag de obstáculo y </w:delText>
        </w:r>
      </w:del>
      <w:r>
        <w:rPr>
          <w:shd w:val="clear" w:color="auto" w:fill="FFFFFF"/>
        </w:rPr>
        <w:t xml:space="preserve">retroalimentación sonora y háptica al golpearlas con el bastón. </w:t>
      </w:r>
      <w:del w:id="370" w:author="David C. Perez Lopez" w:date="2026-07-15T20:08:00Z">
        <w:r w:rsidDel="00D60D19">
          <w:rPr>
            <w:shd w:val="clear" w:color="auto" w:fill="FFFFFF"/>
          </w:rPr>
          <w:delText>Bu</w:delText>
        </w:r>
        <w:r w:rsidDel="00D60D19">
          <w:rPr>
            <w:shd w:val="clear" w:color="auto" w:fill="FFFFFF"/>
          </w:rPr>
          <w:delText xml:space="preserve">squé </w:delText>
        </w:r>
      </w:del>
      <w:ins w:id="371" w:author="David C. Perez Lopez" w:date="2026-07-15T20:08:00Z">
        <w:r w:rsidR="00D60D19">
          <w:rPr>
            <w:shd w:val="clear" w:color="auto" w:fill="FFFFFF"/>
          </w:rPr>
          <w:t>Se buscó</w:t>
        </w:r>
        <w:r w:rsidR="00D60D19">
          <w:rPr>
            <w:shd w:val="clear" w:color="auto" w:fill="FFFFFF"/>
          </w:rPr>
          <w:t xml:space="preserve"> </w:t>
        </w:r>
      </w:ins>
      <w:r>
        <w:rPr>
          <w:shd w:val="clear" w:color="auto" w:fill="FFFFFF"/>
        </w:rPr>
        <w:t xml:space="preserve">que el usuario no memorizara una ruta limpia, sino que tuviera que explorar el suelo paso a paso incluso en la zona inicialmente más segura, simulando la dificultad de transitar un espacio urbano estrecho y desordenado con visión reducida. </w:t>
      </w:r>
      <w:del w:id="372" w:author="David C. Perez Lopez" w:date="2026-07-15T20:09:00Z">
        <w:r w:rsidDel="00B35B46">
          <w:rPr>
            <w:shd w:val="clear" w:color="auto" w:fill="FFFFFF"/>
          </w:rPr>
          <w:delText>Este bloque</w:delText>
        </w:r>
        <w:r w:rsidDel="00B35B46">
          <w:rPr>
            <w:shd w:val="clear" w:color="auto" w:fill="FFFFFF"/>
          </w:rPr>
          <w:delText xml:space="preserve"> pertenece al diseño espacial previo a los hitos de TaskManager y no debe confundirse con una cuarta tarea.</w:delText>
        </w:r>
      </w:del>
    </w:p>
    <w:p w14:paraId="15F72950" w14:textId="627D0DF6" w:rsidR="00695C48" w:rsidRDefault="009B0E5E" w:rsidP="00BB4B6C">
      <w:r>
        <w:rPr>
          <w:shd w:val="clear" w:color="auto" w:fill="FFFFFF"/>
        </w:rPr>
        <w:t xml:space="preserve">Para dotar al escenario de mayor vitalidad y representar la presencia de otros usuarios de la vía, </w:t>
      </w:r>
      <w:del w:id="373" w:author="David C. Perez Lopez" w:date="2026-07-15T20:09:00Z">
        <w:r w:rsidDel="00EB5242">
          <w:rPr>
            <w:shd w:val="clear" w:color="auto" w:fill="FFFFFF"/>
          </w:rPr>
          <w:delText xml:space="preserve">añadí </w:delText>
        </w:r>
      </w:del>
      <w:ins w:id="374" w:author="David C. Perez Lopez" w:date="2026-07-15T20:09:00Z">
        <w:r w:rsidR="00EB5242">
          <w:rPr>
            <w:shd w:val="clear" w:color="auto" w:fill="FFFFFF"/>
          </w:rPr>
          <w:t>se añade</w:t>
        </w:r>
        <w:r w:rsidR="00EB5242">
          <w:rPr>
            <w:shd w:val="clear" w:color="auto" w:fill="FFFFFF"/>
          </w:rPr>
          <w:t xml:space="preserve"> </w:t>
        </w:r>
      </w:ins>
      <w:r>
        <w:rPr>
          <w:shd w:val="clear" w:color="auto" w:fill="FFFFFF"/>
        </w:rPr>
        <w:t>un sistema de transeúntes</w:t>
      </w:r>
      <w:del w:id="375" w:author="David C. Perez Lopez" w:date="2026-07-15T20:09:00Z">
        <w:r w:rsidDel="00EB5242">
          <w:rPr>
            <w:shd w:val="clear" w:color="auto" w:fill="FFFFFF"/>
          </w:rPr>
          <w:delText xml:space="preserve"> vinculado al Traf</w:delText>
        </w:r>
        <w:r w:rsidDel="00EB5242">
          <w:rPr>
            <w:shd w:val="clear" w:color="auto" w:fill="FFFFFF"/>
          </w:rPr>
          <w:delText>ficLightController</w:delText>
        </w:r>
      </w:del>
      <w:r>
        <w:rPr>
          <w:shd w:val="clear" w:color="auto" w:fill="FFFFFF"/>
        </w:rPr>
        <w:t xml:space="preserve">. </w:t>
      </w:r>
      <w:del w:id="376" w:author="David C. Perez Lopez" w:date="2026-07-15T20:09:00Z">
        <w:r w:rsidDel="00EB5242">
          <w:rPr>
            <w:shd w:val="clear" w:color="auto" w:fill="FFFFFF"/>
          </w:rPr>
          <w:delText xml:space="preserve">Dos PedestrianSpawner —Spawner_NS y Spawner_EW— </w:delText>
        </w:r>
      </w:del>
      <w:ins w:id="377" w:author="David C. Perez Lopez" w:date="2026-07-15T20:09:00Z">
        <w:r w:rsidR="00EB5242">
          <w:rPr>
            <w:shd w:val="clear" w:color="auto" w:fill="FFFFFF"/>
          </w:rPr>
          <w:t>El s</w:t>
        </w:r>
      </w:ins>
      <w:ins w:id="378" w:author="David C. Perez Lopez" w:date="2026-07-15T20:10:00Z">
        <w:r w:rsidR="00EB5242">
          <w:rPr>
            <w:shd w:val="clear" w:color="auto" w:fill="FFFFFF"/>
          </w:rPr>
          <w:t xml:space="preserve">istema </w:t>
        </w:r>
      </w:ins>
      <w:r>
        <w:rPr>
          <w:shd w:val="clear" w:color="auto" w:fill="FFFFFF"/>
        </w:rPr>
        <w:t>genera</w:t>
      </w:r>
      <w:del w:id="379" w:author="David C. Perez Lopez" w:date="2026-07-15T20:10:00Z">
        <w:r w:rsidDel="00EB5242">
          <w:rPr>
            <w:shd w:val="clear" w:color="auto" w:fill="FFFFFF"/>
          </w:rPr>
          <w:delText>n</w:delText>
        </w:r>
      </w:del>
      <w:r>
        <w:rPr>
          <w:shd w:val="clear" w:color="auto" w:fill="FFFFFF"/>
        </w:rPr>
        <w:t xml:space="preserve"> personajes sobre ocho carriles de acera utilizando modelos humanos</w:t>
      </w:r>
      <w:ins w:id="380" w:author="David C. Perez Lopez" w:date="2026-07-15T20:10:00Z">
        <w:r w:rsidR="00EB5242">
          <w:rPr>
            <w:shd w:val="clear" w:color="auto" w:fill="FFFFFF"/>
          </w:rPr>
          <w:t xml:space="preserve"> con</w:t>
        </w:r>
      </w:ins>
      <w:r>
        <w:rPr>
          <w:shd w:val="clear" w:color="auto" w:fill="FFFFFF"/>
        </w:rPr>
        <w:t xml:space="preserve"> LOD. Cada peatón avanza en línea recta</w:t>
      </w:r>
      <w:del w:id="381" w:author="David C. Perez Lopez" w:date="2026-07-15T20:10:00Z">
        <w:r w:rsidDel="00FB2DBE">
          <w:rPr>
            <w:shd w:val="clear" w:color="auto" w:fill="FFFFFF"/>
          </w:rPr>
          <w:delText xml:space="preserve"> mediante PedestrianWalker</w:delText>
        </w:r>
      </w:del>
      <w:r>
        <w:rPr>
          <w:shd w:val="clear" w:color="auto" w:fill="FFFFFF"/>
        </w:rPr>
        <w:t>, espera en el cruce cuando la señal lo exige y s</w:t>
      </w:r>
      <w:r>
        <w:rPr>
          <w:shd w:val="clear" w:color="auto" w:fill="FFFFFF"/>
        </w:rPr>
        <w:t xml:space="preserve">e desplaza con pequeñas variaciones de velocidad y posición lateral. </w:t>
      </w:r>
      <w:del w:id="382" w:author="David C. Perez Lopez" w:date="2026-07-15T20:11:00Z">
        <w:r w:rsidDel="00FB2DBE">
          <w:rPr>
            <w:shd w:val="clear" w:color="auto" w:fill="FFFFFF"/>
          </w:rPr>
          <w:delText>También añadí un componente de daño por contacto:</w:delText>
        </w:r>
      </w:del>
      <w:ins w:id="383" w:author="David C. Perez Lopez" w:date="2026-07-15T20:11:00Z">
        <w:r w:rsidR="00FB2DBE">
          <w:rPr>
            <w:shd w:val="clear" w:color="auto" w:fill="FFFFFF"/>
          </w:rPr>
          <w:t>Asimismo,</w:t>
        </w:r>
      </w:ins>
      <w:r>
        <w:rPr>
          <w:shd w:val="clear" w:color="auto" w:fill="FFFFFF"/>
        </w:rPr>
        <w:t xml:space="preserve"> cuando un peatón choca con el jugador, se reduce su salud. Esta interacción introduce un riesgo adicional y representa de forma más reali</w:t>
      </w:r>
      <w:r>
        <w:rPr>
          <w:shd w:val="clear" w:color="auto" w:fill="FFFFFF"/>
        </w:rPr>
        <w:t>sta el uso compartido del espacio urbano, sin intentar simular comportamientos sociales complejos.</w:t>
      </w:r>
    </w:p>
    <w:p w14:paraId="45F8AAE5" w14:textId="77777777" w:rsidR="00695C48" w:rsidRDefault="009B0E5E" w:rsidP="00FB2DBE">
      <w:pPr>
        <w:pStyle w:val="Ttulo3"/>
        <w:pPrChange w:id="384" w:author="David C. Perez Lopez" w:date="2026-07-15T20:11:00Z">
          <w:pPr>
            <w:pStyle w:val="NormalWeb"/>
            <w:widowControl/>
            <w:shd w:val="clear" w:color="auto" w:fill="FFFFFF"/>
            <w:spacing w:before="120" w:beforeAutospacing="0" w:after="60" w:afterAutospacing="0"/>
          </w:pPr>
        </w:pPrChange>
      </w:pPr>
      <w:r>
        <w:rPr>
          <w:shd w:val="clear" w:color="auto" w:fill="FFFFFF"/>
        </w:rPr>
        <w:t>Cruce y señalización</w:t>
      </w:r>
    </w:p>
    <w:p w14:paraId="6FC0DBF2" w14:textId="30DD2F5C" w:rsidR="00695C48" w:rsidRDefault="009B0E5E" w:rsidP="00BB4B6C">
      <w:del w:id="385" w:author="David C. Perez Lopez" w:date="2026-07-15T20:13:00Z">
        <w:r w:rsidDel="008C31CE">
          <w:rPr>
            <w:shd w:val="clear" w:color="auto" w:fill="FFFFFF"/>
          </w:rPr>
          <w:delText>En la Figura 5 se observa con más detalle el cruce desde una vista elevada en el editor:</w:delText>
        </w:r>
      </w:del>
      <w:ins w:id="386" w:author="David C. Perez Lopez" w:date="2026-07-15T20:13:00Z">
        <w:r w:rsidR="008C31CE">
          <w:rPr>
            <w:shd w:val="clear" w:color="auto" w:fill="FFFFFF"/>
          </w:rPr>
          <w:t>Por lo que respecta a los cruces y la señalización, se colocan</w:t>
        </w:r>
      </w:ins>
      <w:r>
        <w:rPr>
          <w:shd w:val="clear" w:color="auto" w:fill="FFFFFF"/>
        </w:rPr>
        <w:t xml:space="preserve"> semáforos en las cuatro esquinas con sus señale</w:t>
      </w:r>
      <w:r>
        <w:rPr>
          <w:shd w:val="clear" w:color="auto" w:fill="FFFFFF"/>
        </w:rPr>
        <w:t>s roja, ámbar y verde, pasos de peatones con franjas blancas sobre el asfalto, aceras de tono gris claro que contrastan con la calzada oscura y edificios residenciales que delimitan el escenario. Esta organización facilita la identificación de los bordes d</w:t>
      </w:r>
      <w:r>
        <w:rPr>
          <w:shd w:val="clear" w:color="auto" w:fill="FFFFFF"/>
        </w:rPr>
        <w:t>e la calzada, la dirección del cruce y las referencias arquitectónicas cuando los modos visuales reducen el contraste o el campo visible.</w:t>
      </w:r>
    </w:p>
    <w:p w14:paraId="54C2BB10" w14:textId="77777777" w:rsidR="00695C48" w:rsidRDefault="009B0E5E" w:rsidP="00BB4B6C">
      <w:r>
        <w:rPr>
          <w:shd w:val="clear" w:color="auto" w:fill="FFFFFF"/>
        </w:rPr>
        <w:t>Los semáforos se agruparon en dos conjuntos —A y B— en función de su posición respecto al centro del cruce (intersecti</w:t>
      </w:r>
      <w:r>
        <w:rPr>
          <w:shd w:val="clear" w:color="auto" w:fill="FFFFFF"/>
        </w:rPr>
        <w:t>onCenter). Esa agrupación no responde solo a una lógica visual, sino al sistema sonoro: solo el grupo activo reproduce el tono de cruce, de forma que la señal no compita consigo misma en las cuatro esquinas.</w:t>
      </w:r>
    </w:p>
    <w:p w14:paraId="4D8F413C" w14:textId="77777777" w:rsidR="00695C48" w:rsidRDefault="009B0E5E" w:rsidP="00FB2DBE">
      <w:pPr>
        <w:pStyle w:val="Ttulo3"/>
        <w:pPrChange w:id="387" w:author="David C. Perez Lopez" w:date="2026-07-15T20:11:00Z">
          <w:pPr>
            <w:pStyle w:val="NormalWeb"/>
            <w:widowControl/>
            <w:shd w:val="clear" w:color="auto" w:fill="FFFFFF"/>
            <w:spacing w:before="120" w:beforeAutospacing="0" w:after="60" w:afterAutospacing="0"/>
          </w:pPr>
        </w:pPrChange>
      </w:pPr>
      <w:r>
        <w:rPr>
          <w:shd w:val="clear" w:color="auto" w:fill="FFFFFF"/>
        </w:rPr>
        <w:lastRenderedPageBreak/>
        <w:t>Triggers, zonas y tráfico</w:t>
      </w:r>
    </w:p>
    <w:p w14:paraId="0BC66E45" w14:textId="4002B733" w:rsidR="00695C48" w:rsidRDefault="009B0E5E" w:rsidP="00BB4B6C">
      <w:del w:id="388" w:author="David C. Perez Lopez" w:date="2026-07-15T20:17:00Z">
        <w:r w:rsidDel="00B77B08">
          <w:rPr>
            <w:shd w:val="clear" w:color="auto" w:fill="FFFFFF"/>
          </w:rPr>
          <w:delText xml:space="preserve">Distribuí </w:delText>
        </w:r>
      </w:del>
      <w:ins w:id="389" w:author="David C. Perez Lopez" w:date="2026-07-15T20:17:00Z">
        <w:r w:rsidR="00B77B08">
          <w:rPr>
            <w:shd w:val="clear" w:color="auto" w:fill="FFFFFF"/>
          </w:rPr>
          <w:t>Se distribuyeron</w:t>
        </w:r>
        <w:r w:rsidR="00B77B08">
          <w:rPr>
            <w:shd w:val="clear" w:color="auto" w:fill="FFFFFF"/>
          </w:rPr>
          <w:t xml:space="preserve"> </w:t>
        </w:r>
      </w:ins>
      <w:r>
        <w:rPr>
          <w:shd w:val="clear" w:color="auto" w:fill="FFFFFF"/>
        </w:rPr>
        <w:t xml:space="preserve">siete zonas </w:t>
      </w:r>
      <w:r>
        <w:rPr>
          <w:shd w:val="clear" w:color="auto" w:fill="FFFFFF"/>
        </w:rPr>
        <w:t>de peligro sobre la calzada y varias zonas seguras de acera</w:t>
      </w:r>
      <w:del w:id="390" w:author="David C. Perez Lopez" w:date="2026-07-15T20:18:00Z">
        <w:r w:rsidDel="00B77B08">
          <w:rPr>
            <w:shd w:val="clear" w:color="auto" w:fill="FFFFFF"/>
          </w:rPr>
          <w:delText xml:space="preserve"> mediante SidewalkSafeZone y PlayerSidewalkTracker</w:delText>
        </w:r>
      </w:del>
      <w:r>
        <w:rPr>
          <w:shd w:val="clear" w:color="auto" w:fill="FFFFFF"/>
        </w:rPr>
        <w:t xml:space="preserve">. </w:t>
      </w:r>
      <w:del w:id="391" w:author="David C. Perez Lopez" w:date="2026-07-15T20:28:00Z">
        <w:r w:rsidDel="00B65A8E">
          <w:rPr>
            <w:shd w:val="clear" w:color="auto" w:fill="FFFFFF"/>
          </w:rPr>
          <w:delText>La distinción entre ambas no es solo numérica: las</w:delText>
        </w:r>
      </w:del>
      <w:ins w:id="392" w:author="David C. Perez Lopez" w:date="2026-07-15T20:28:00Z">
        <w:r w:rsidR="00B65A8E">
          <w:rPr>
            <w:shd w:val="clear" w:color="auto" w:fill="FFFFFF"/>
          </w:rPr>
          <w:t>Las</w:t>
        </w:r>
      </w:ins>
      <w:r>
        <w:rPr>
          <w:shd w:val="clear" w:color="auto" w:fill="FFFFFF"/>
        </w:rPr>
        <w:t xml:space="preserve"> zonas seguras permiten al sistema de audio de peligro silenciarse y al daño periódico de calza</w:t>
      </w:r>
      <w:r>
        <w:rPr>
          <w:shd w:val="clear" w:color="auto" w:fill="FFFFFF"/>
        </w:rPr>
        <w:t>da detenerse; las zonas de peligro marcan volúmenes donde permanecer en la vía tiene consecuencias continuas aunque no haya un obstáculo físico delante.</w:t>
      </w:r>
    </w:p>
    <w:p w14:paraId="56810DE1" w14:textId="7947AAFD" w:rsidR="00695C48" w:rsidRDefault="009B0E5E" w:rsidP="00BB4B6C">
      <w:r>
        <w:rPr>
          <w:shd w:val="clear" w:color="auto" w:fill="FFFFFF"/>
        </w:rPr>
        <w:t>Los activadores de objetivo cubren el paso de acera a cruce y el cruce en sí; el GoalZone envuelve la e</w:t>
      </w:r>
      <w:r>
        <w:rPr>
          <w:shd w:val="clear" w:color="auto" w:fill="FFFFFF"/>
        </w:rPr>
        <w:t xml:space="preserve">ntrada del metro. Cada activador se dimensionó con un margen suficiente para no exigir precisión milimétrica </w:t>
      </w:r>
      <w:del w:id="393" w:author="David C. Perez Lopez" w:date="2026-07-15T20:31:00Z">
        <w:r w:rsidDel="00B65A8E">
          <w:rPr>
            <w:shd w:val="clear" w:color="auto" w:fill="FFFFFF"/>
          </w:rPr>
          <w:delText>con mandos XR</w:delText>
        </w:r>
      </w:del>
      <w:ins w:id="394" w:author="David C. Perez Lopez" w:date="2026-07-15T20:31:00Z">
        <w:r w:rsidR="00B65A8E">
          <w:rPr>
            <w:shd w:val="clear" w:color="auto" w:fill="FFFFFF"/>
          </w:rPr>
          <w:t>en VR</w:t>
        </w:r>
      </w:ins>
      <w:r>
        <w:rPr>
          <w:shd w:val="clear" w:color="auto" w:fill="FFFFFF"/>
        </w:rPr>
        <w:t>, pero sin volverse tan amplio que complete la tarea por accidente al rozar el volumen.</w:t>
      </w:r>
    </w:p>
    <w:p w14:paraId="2FFE4F26" w14:textId="41899698" w:rsidR="00695C48" w:rsidRDefault="009B0E5E" w:rsidP="00BB4B6C">
      <w:r>
        <w:rPr>
          <w:shd w:val="clear" w:color="auto" w:fill="FFFFFF"/>
        </w:rPr>
        <w:t xml:space="preserve">El tráfico sale de cuatro puntos </w:t>
      </w:r>
      <w:del w:id="395" w:author="David C. Perez Lopez" w:date="2026-07-15T20:31:00Z">
        <w:r w:rsidDel="00B65A8E">
          <w:rPr>
            <w:shd w:val="clear" w:color="auto" w:fill="FFFFFF"/>
          </w:rPr>
          <w:delText>—CarSpawn_NS_</w:delText>
        </w:r>
        <w:r w:rsidDel="00B65A8E">
          <w:rPr>
            <w:shd w:val="clear" w:color="auto" w:fill="FFFFFF"/>
          </w:rPr>
          <w:delText>L1, CarSpawn_NS_L2, CarSpawn_EW_L1 y CarSpawn_EW_L2—</w:delText>
        </w:r>
      </w:del>
      <w:r>
        <w:rPr>
          <w:shd w:val="clear" w:color="auto" w:fill="FFFFFF"/>
        </w:rPr>
        <w:t xml:space="preserve"> y los vehículos respetan una zona de parada sincronizada con las fases del semáforo </w:t>
      </w:r>
      <w:del w:id="396" w:author="David C. Perez Lopez" w:date="2026-07-15T20:37:00Z">
        <w:r w:rsidDel="00B65A8E">
          <w:rPr>
            <w:shd w:val="clear" w:color="auto" w:fill="FFFFFF"/>
          </w:rPr>
          <w:delText xml:space="preserve">(intersectionMin / intersectionMax). </w:delText>
        </w:r>
      </w:del>
      <w:r>
        <w:rPr>
          <w:shd w:val="clear" w:color="auto" w:fill="FFFFFF"/>
        </w:rPr>
        <w:t>Separar spawners por eje permitió que el cruce se comportara como un nodo real: el</w:t>
      </w:r>
      <w:r>
        <w:rPr>
          <w:shd w:val="clear" w:color="auto" w:fill="FFFFFF"/>
        </w:rPr>
        <w:t xml:space="preserve"> tráfico norte-sur y este-oeste no comparten la misma lógica de detención, y el usuario percibe cambios de ritmo al cambiar de fase sonora.</w:t>
      </w:r>
    </w:p>
    <w:p w14:paraId="4A2F398C" w14:textId="56690CAA" w:rsidR="00695C48" w:rsidRDefault="009B0E5E" w:rsidP="00BB4B6C">
      <w:del w:id="397" w:author="David C. Perez Lopez" w:date="2026-07-15T20:39:00Z">
        <w:r w:rsidDel="00792016">
          <w:rPr>
            <w:shd w:val="clear" w:color="auto" w:fill="FFFFFF"/>
          </w:rPr>
          <w:delText xml:space="preserve">Elegí </w:delText>
        </w:r>
      </w:del>
      <w:ins w:id="398" w:author="David C. Perez Lopez" w:date="2026-07-15T20:39:00Z">
        <w:r w:rsidR="00792016">
          <w:rPr>
            <w:shd w:val="clear" w:color="auto" w:fill="FFFFFF"/>
          </w:rPr>
          <w:t>Se eleigió</w:t>
        </w:r>
        <w:r w:rsidR="00792016">
          <w:rPr>
            <w:shd w:val="clear" w:color="auto" w:fill="FFFFFF"/>
          </w:rPr>
          <w:t xml:space="preserve"> </w:t>
        </w:r>
      </w:ins>
      <w:r>
        <w:rPr>
          <w:shd w:val="clear" w:color="auto" w:fill="FFFFFF"/>
        </w:rPr>
        <w:t>un fragmento corto a propósito: en las pruebas internas comprobé que un recorrido de tres a seis minutos manti</w:t>
      </w:r>
      <w:r>
        <w:rPr>
          <w:shd w:val="clear" w:color="auto" w:fill="FFFFFF"/>
        </w:rPr>
        <w:t>ene la atención del usuario sin requerir un tutorial extenso. La escena prioriza legibilidad del espacio frente a densidad urbana: menos calles secundarias, menos tipos de vehículos y menos props interactivos, pero cada elemento colocado responde a una fun</w:t>
      </w:r>
      <w:r>
        <w:rPr>
          <w:shd w:val="clear" w:color="auto" w:fill="FFFFFF"/>
        </w:rPr>
        <w:t>ción de orientación, riesgo o meta.</w:t>
      </w:r>
    </w:p>
    <w:p w14:paraId="10BF9A69" w14:textId="2FE9F190" w:rsidR="00695C48" w:rsidRDefault="009B0E5E">
      <w:pPr>
        <w:widowControl/>
        <w:spacing w:after="0"/>
        <w:jc w:val="center"/>
        <w:rPr>
          <w:sz w:val="24"/>
          <w:lang w:val="en-US"/>
        </w:rPr>
      </w:pPr>
      <w:commentRangeStart w:id="399"/>
      <w:del w:id="400" w:author="David C. Perez Lopez" w:date="2026-07-15T20:12:00Z">
        <w:r w:rsidDel="00C01D1A">
          <w:rPr>
            <w:rFonts w:eastAsia="SimSun"/>
            <w:noProof/>
            <w:kern w:val="0"/>
            <w:sz w:val="24"/>
            <w:lang w:val="en-US" w:bidi="ar"/>
          </w:rPr>
          <w:drawing>
            <wp:inline distT="0" distB="0" distL="114300" distR="114300" wp14:anchorId="3BDA8413" wp14:editId="3CE4EBDE">
              <wp:extent cx="4860290" cy="3429635"/>
              <wp:effectExtent l="0" t="0" r="3810" b="12065"/>
              <wp:docPr id="22"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 descr="IMG_260"/>
                      <pic:cNvPicPr>
                        <a:picLocks noChangeAspect="1"/>
                      </pic:cNvPicPr>
                    </pic:nvPicPr>
                    <pic:blipFill>
                      <a:blip r:embed="rId17"/>
                      <a:stretch>
                        <a:fillRect/>
                      </a:stretch>
                    </pic:blipFill>
                    <pic:spPr>
                      <a:xfrm>
                        <a:off x="0" y="0"/>
                        <a:ext cx="4860290" cy="3429635"/>
                      </a:xfrm>
                      <a:prstGeom prst="rect">
                        <a:avLst/>
                      </a:prstGeom>
                      <a:noFill/>
                      <a:ln w="9525">
                        <a:noFill/>
                      </a:ln>
                    </pic:spPr>
                  </pic:pic>
                </a:graphicData>
              </a:graphic>
            </wp:inline>
          </w:drawing>
        </w:r>
      </w:del>
      <w:commentRangeEnd w:id="399"/>
      <w:r w:rsidR="00C01D1A">
        <w:rPr>
          <w:rStyle w:val="Refdecomentario"/>
        </w:rPr>
        <w:commentReference w:id="399"/>
      </w:r>
    </w:p>
    <w:p w14:paraId="21936CDD" w14:textId="77777777" w:rsidR="00695C48" w:rsidRDefault="009B0E5E">
      <w:pPr>
        <w:pStyle w:val="NormalWeb"/>
        <w:widowControl/>
        <w:shd w:val="clear" w:color="auto" w:fill="FFFFFF"/>
        <w:spacing w:before="40" w:beforeAutospacing="0" w:after="160" w:afterAutospacing="0"/>
        <w:jc w:val="center"/>
        <w:rPr>
          <w:color w:val="000000"/>
          <w:sz w:val="22"/>
          <w:szCs w:val="22"/>
        </w:rPr>
      </w:pPr>
      <w:r>
        <w:rPr>
          <w:i/>
          <w:iCs/>
          <w:color w:val="000000"/>
          <w:sz w:val="18"/>
          <w:szCs w:val="18"/>
          <w:shd w:val="clear" w:color="auto" w:fill="FFFFFF"/>
        </w:rPr>
        <w:t>Figura 5. Detalle del cruce principal en Level_Street. Elaboración propia.</w:t>
      </w:r>
    </w:p>
    <w:p w14:paraId="2FC40F09" w14:textId="3ECD6476" w:rsidR="00695C48" w:rsidDel="00792016" w:rsidRDefault="009B0E5E" w:rsidP="00BB4B6C">
      <w:pPr>
        <w:rPr>
          <w:del w:id="401" w:author="David C. Perez Lopez" w:date="2026-07-15T20:40:00Z"/>
        </w:rPr>
      </w:pPr>
      <w:commentRangeStart w:id="402"/>
      <w:commentRangeStart w:id="403"/>
      <w:del w:id="404" w:author="David C. Perez Lopez" w:date="2026-07-15T20:40:00Z">
        <w:r w:rsidDel="00792016">
          <w:rPr>
            <w:shd w:val="clear" w:color="auto" w:fill="FFFFFF"/>
          </w:rPr>
          <w:delText xml:space="preserve">Para complementar la vista del cruce, las Figuras 6 y 7 documentan el callejón de arranque previo </w:delText>
        </w:r>
        <w:r w:rsidDel="00792016">
          <w:rPr>
            <w:shd w:val="clear" w:color="auto" w:fill="FFFFFF"/>
          </w:rPr>
          <w:lastRenderedPageBreak/>
          <w:delText>a la acera principal. La primera ofrece una v</w:delText>
        </w:r>
        <w:r w:rsidDel="00792016">
          <w:rPr>
            <w:shd w:val="clear" w:color="auto" w:fill="FFFFFF"/>
          </w:rPr>
          <w:delText>ista cenital del editor con la distribución del paso estrecho y la densidad de obstáculos pequeños; la segunda muestra la misma zona en primera persona, con task_1 todavía pendiente mientras el jugador avanza por el entorno confinado.</w:delText>
        </w:r>
      </w:del>
    </w:p>
    <w:p w14:paraId="0F81A151" w14:textId="2B936E80" w:rsidR="00695C48" w:rsidDel="00792016" w:rsidRDefault="009B0E5E">
      <w:pPr>
        <w:widowControl/>
        <w:spacing w:after="0"/>
        <w:jc w:val="center"/>
        <w:rPr>
          <w:del w:id="405" w:author="David C. Perez Lopez" w:date="2026-07-15T20:40:00Z"/>
          <w:sz w:val="24"/>
          <w:lang w:val="en-US"/>
        </w:rPr>
      </w:pPr>
      <w:del w:id="406" w:author="David C. Perez Lopez" w:date="2026-07-15T20:40:00Z">
        <w:r w:rsidDel="00792016">
          <w:rPr>
            <w:rFonts w:eastAsia="SimSun"/>
            <w:noProof/>
            <w:kern w:val="0"/>
            <w:sz w:val="24"/>
            <w:lang w:val="en-US" w:bidi="ar"/>
          </w:rPr>
          <w:drawing>
            <wp:inline distT="0" distB="0" distL="114300" distR="114300" wp14:anchorId="1411E465" wp14:editId="0D73AEE4">
              <wp:extent cx="4860290" cy="3434715"/>
              <wp:effectExtent l="0" t="0" r="3810" b="6985"/>
              <wp:docPr id="31"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6" descr="IMG_261"/>
                      <pic:cNvPicPr>
                        <a:picLocks noChangeAspect="1"/>
                      </pic:cNvPicPr>
                    </pic:nvPicPr>
                    <pic:blipFill>
                      <a:blip r:embed="rId18"/>
                      <a:stretch>
                        <a:fillRect/>
                      </a:stretch>
                    </pic:blipFill>
                    <pic:spPr>
                      <a:xfrm>
                        <a:off x="0" y="0"/>
                        <a:ext cx="4860290" cy="3434715"/>
                      </a:xfrm>
                      <a:prstGeom prst="rect">
                        <a:avLst/>
                      </a:prstGeom>
                      <a:noFill/>
                      <a:ln w="9525">
                        <a:noFill/>
                      </a:ln>
                    </pic:spPr>
                  </pic:pic>
                </a:graphicData>
              </a:graphic>
            </wp:inline>
          </w:drawing>
        </w:r>
      </w:del>
    </w:p>
    <w:p w14:paraId="7B165A1E" w14:textId="77B62D65" w:rsidR="00695C48" w:rsidDel="00792016" w:rsidRDefault="009B0E5E">
      <w:pPr>
        <w:pStyle w:val="NormalWeb"/>
        <w:widowControl/>
        <w:shd w:val="clear" w:color="auto" w:fill="FFFFFF"/>
        <w:spacing w:before="40" w:beforeAutospacing="0" w:after="160" w:afterAutospacing="0"/>
        <w:jc w:val="center"/>
        <w:rPr>
          <w:del w:id="407" w:author="David C. Perez Lopez" w:date="2026-07-15T20:40:00Z"/>
          <w:color w:val="000000"/>
          <w:sz w:val="22"/>
          <w:szCs w:val="22"/>
        </w:rPr>
      </w:pPr>
      <w:del w:id="408" w:author="David C. Perez Lopez" w:date="2026-07-15T20:40:00Z">
        <w:r w:rsidDel="00792016">
          <w:rPr>
            <w:i/>
            <w:iCs/>
            <w:color w:val="000000"/>
            <w:sz w:val="18"/>
            <w:szCs w:val="18"/>
            <w:shd w:val="clear" w:color="auto" w:fill="FFFFFF"/>
          </w:rPr>
          <w:delText>Figura 6. Vista cen</w:delText>
        </w:r>
        <w:r w:rsidDel="00792016">
          <w:rPr>
            <w:i/>
            <w:iCs/>
            <w:color w:val="000000"/>
            <w:sz w:val="18"/>
            <w:szCs w:val="18"/>
            <w:shd w:val="clear" w:color="auto" w:fill="FFFFFF"/>
          </w:rPr>
          <w:delText>ital de la zona de arranque, el paso estrecho entre edificios y la transición hacia la acera principal. Elaboración propia.</w:delText>
        </w:r>
      </w:del>
    </w:p>
    <w:p w14:paraId="238C2BDC" w14:textId="43139138" w:rsidR="00695C48" w:rsidDel="00792016" w:rsidRDefault="009B0E5E">
      <w:pPr>
        <w:widowControl/>
        <w:spacing w:after="0"/>
        <w:jc w:val="center"/>
        <w:rPr>
          <w:del w:id="409" w:author="David C. Perez Lopez" w:date="2026-07-15T20:40:00Z"/>
          <w:sz w:val="24"/>
          <w:lang w:val="en-US"/>
        </w:rPr>
      </w:pPr>
      <w:del w:id="410" w:author="David C. Perez Lopez" w:date="2026-07-15T20:40:00Z">
        <w:r w:rsidDel="00792016">
          <w:rPr>
            <w:rFonts w:eastAsia="SimSun"/>
            <w:noProof/>
            <w:kern w:val="0"/>
            <w:sz w:val="24"/>
            <w:lang w:val="en-US" w:bidi="ar"/>
          </w:rPr>
          <w:drawing>
            <wp:inline distT="0" distB="0" distL="114300" distR="114300" wp14:anchorId="2A091D26" wp14:editId="3AAFF6BF">
              <wp:extent cx="4860290" cy="2772410"/>
              <wp:effectExtent l="0" t="0" r="3810" b="8890"/>
              <wp:docPr id="25"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 descr="IMG_262"/>
                      <pic:cNvPicPr>
                        <a:picLocks noChangeAspect="1"/>
                      </pic:cNvPicPr>
                    </pic:nvPicPr>
                    <pic:blipFill>
                      <a:blip r:embed="rId19"/>
                      <a:stretch>
                        <a:fillRect/>
                      </a:stretch>
                    </pic:blipFill>
                    <pic:spPr>
                      <a:xfrm>
                        <a:off x="0" y="0"/>
                        <a:ext cx="4860290" cy="2772410"/>
                      </a:xfrm>
                      <a:prstGeom prst="rect">
                        <a:avLst/>
                      </a:prstGeom>
                      <a:noFill/>
                      <a:ln w="9525">
                        <a:noFill/>
                      </a:ln>
                    </pic:spPr>
                  </pic:pic>
                </a:graphicData>
              </a:graphic>
            </wp:inline>
          </w:drawing>
        </w:r>
      </w:del>
    </w:p>
    <w:p w14:paraId="537B4D3E" w14:textId="66DEBF6C" w:rsidR="00695C48" w:rsidDel="00792016" w:rsidRDefault="009B0E5E">
      <w:pPr>
        <w:pStyle w:val="NormalWeb"/>
        <w:widowControl/>
        <w:shd w:val="clear" w:color="auto" w:fill="FFFFFF"/>
        <w:spacing w:before="40" w:beforeAutospacing="0" w:after="160" w:afterAutospacing="0"/>
        <w:jc w:val="center"/>
        <w:rPr>
          <w:del w:id="411" w:author="David C. Perez Lopez" w:date="2026-07-15T20:40:00Z"/>
          <w:color w:val="000000"/>
          <w:sz w:val="22"/>
          <w:szCs w:val="22"/>
        </w:rPr>
      </w:pPr>
      <w:del w:id="412" w:author="David C. Perez Lopez" w:date="2026-07-15T20:40:00Z">
        <w:r w:rsidDel="00792016">
          <w:rPr>
            <w:i/>
            <w:iCs/>
            <w:color w:val="000000"/>
            <w:sz w:val="18"/>
            <w:szCs w:val="18"/>
            <w:shd w:val="clear" w:color="auto" w:fill="FFFFFF"/>
          </w:rPr>
          <w:delText>Figura 7. Paso estrecho inicial con obstáculos pequeños; task_1 permanece activa pero aún no completada. Elaboración propia.</w:delText>
        </w:r>
      </w:del>
      <w:commentRangeEnd w:id="402"/>
      <w:r w:rsidR="00792016">
        <w:rPr>
          <w:rStyle w:val="Refdecomentario"/>
          <w:kern w:val="2"/>
        </w:rPr>
        <w:commentReference w:id="402"/>
      </w:r>
      <w:commentRangeEnd w:id="403"/>
      <w:r w:rsidR="00792016">
        <w:rPr>
          <w:rStyle w:val="Refdecomentario"/>
          <w:kern w:val="2"/>
        </w:rPr>
        <w:commentReference w:id="403"/>
      </w:r>
    </w:p>
    <w:p w14:paraId="3C4F37D0" w14:textId="58D4E5C3" w:rsidR="00695C48" w:rsidRDefault="009B0E5E">
      <w:pPr>
        <w:pStyle w:val="Ttulo2"/>
      </w:pPr>
      <w:bookmarkStart w:id="413" w:name="_Toc234946575"/>
      <w:r>
        <w:lastRenderedPageBreak/>
        <w:t>D</w:t>
      </w:r>
      <w:r>
        <w:t>iseño de la simulación visual</w:t>
      </w:r>
      <w:bookmarkEnd w:id="413"/>
    </w:p>
    <w:p w14:paraId="461CFCCE" w14:textId="650B3B78" w:rsidR="00695C48" w:rsidRDefault="009B0E5E" w:rsidP="00BB4B6C">
      <w:del w:id="414" w:author="David C. Perez Lopez" w:date="2026-07-15T20:41:00Z">
        <w:r w:rsidDel="000F4459">
          <w:rPr>
            <w:shd w:val="clear" w:color="auto" w:fill="FFFFFF"/>
          </w:rPr>
          <w:delText xml:space="preserve">Definí </w:delText>
        </w:r>
      </w:del>
      <w:ins w:id="415" w:author="David C. Perez Lopez" w:date="2026-07-15T20:41:00Z">
        <w:r w:rsidR="000F4459">
          <w:rPr>
            <w:shd w:val="clear" w:color="auto" w:fill="FFFFFF"/>
          </w:rPr>
          <w:t>Se definieron</w:t>
        </w:r>
        <w:r w:rsidR="000F4459">
          <w:rPr>
            <w:shd w:val="clear" w:color="auto" w:fill="FFFFFF"/>
          </w:rPr>
          <w:t xml:space="preserve"> </w:t>
        </w:r>
      </w:ins>
      <w:r>
        <w:rPr>
          <w:shd w:val="clear" w:color="auto" w:fill="FFFFFF"/>
        </w:rPr>
        <w:t>tres modos de visión seleccionables antes de cargar el nivel. Cada modo es una capa de interfaz sobre la cámara del jugador</w:t>
      </w:r>
      <w:del w:id="416" w:author="David C. Perez Lopez" w:date="2026-07-15T20:41:00Z">
        <w:r w:rsidDel="000F4459">
          <w:rPr>
            <w:shd w:val="clear" w:color="auto" w:fill="FFFFFF"/>
          </w:rPr>
          <w:delText>, gestionada por VisionModeManager y registrada en la escena mediante VisionEffectCanvasRef</w:delText>
        </w:r>
      </w:del>
      <w:r>
        <w:rPr>
          <w:shd w:val="clear" w:color="auto" w:fill="FFFFFF"/>
        </w:rPr>
        <w:t>.</w:t>
      </w:r>
      <w:del w:id="417" w:author="David C. Perez Lopez" w:date="2026-07-15T20:42:00Z">
        <w:r w:rsidDel="000F4459">
          <w:rPr>
            <w:shd w:val="clear" w:color="auto" w:fill="FFFFFF"/>
          </w:rPr>
          <w:delText xml:space="preserve"> No </w:delText>
        </w:r>
        <w:r w:rsidDel="000F4459">
          <w:rPr>
            <w:shd w:val="clear" w:color="auto" w:fill="FFFFFF"/>
          </w:rPr>
          <w:delText>utilicé postprocesado médico ni shaders de enfermedad concreta: busco que el usuario perciba distintos grados de dificultad para orientarse, no que memorice cómo se ve una patología en un fondo de ojo</w:delText>
        </w:r>
      </w:del>
      <w:r>
        <w:rPr>
          <w:shd w:val="clear" w:color="auto" w:fill="FFFFFF"/>
        </w:rPr>
        <w:t>. Técnicamente, los tres efectos visuales conviven en la</w:t>
      </w:r>
      <w:r>
        <w:rPr>
          <w:shd w:val="clear" w:color="auto" w:fill="FFFFFF"/>
        </w:rPr>
        <w:t xml:space="preserve"> jerarquía de la escena, pero solo uno permanece activo</w:t>
      </w:r>
      <w:del w:id="418" w:author="David C. Perez Lopez" w:date="2026-07-15T20:42:00Z">
        <w:r w:rsidDel="000F4459">
          <w:rPr>
            <w:shd w:val="clear" w:color="auto" w:fill="FFFFFF"/>
          </w:rPr>
          <w:delText xml:space="preserve"> según el enum VisionMode (NearlyBlind, Blurry, VisualDisability)</w:delText>
        </w:r>
      </w:del>
      <w:r>
        <w:rPr>
          <w:shd w:val="clear" w:color="auto" w:fill="FFFFFF"/>
        </w:rPr>
        <w:t xml:space="preserve">; al volver a </w:t>
      </w:r>
      <w:del w:id="419" w:author="David C. Perez Lopez" w:date="2026-07-15T20:42:00Z">
        <w:r w:rsidDel="000F4459">
          <w:rPr>
            <w:shd w:val="clear" w:color="auto" w:fill="FFFFFF"/>
          </w:rPr>
          <w:delText>Main.unity</w:delText>
        </w:r>
      </w:del>
      <w:ins w:id="420" w:author="David C. Perez Lopez" w:date="2026-07-15T20:42:00Z">
        <w:r w:rsidR="000F4459">
          <w:rPr>
            <w:shd w:val="clear" w:color="auto" w:fill="FFFFFF"/>
          </w:rPr>
          <w:t xml:space="preserve">la escena </w:t>
        </w:r>
      </w:ins>
      <w:ins w:id="421" w:author="David C. Perez Lopez" w:date="2026-07-15T20:43:00Z">
        <w:r w:rsidR="000F4459">
          <w:rPr>
            <w:shd w:val="clear" w:color="auto" w:fill="FFFFFF"/>
          </w:rPr>
          <w:t>de menú</w:t>
        </w:r>
      </w:ins>
      <w:r>
        <w:rPr>
          <w:shd w:val="clear" w:color="auto" w:fill="FFFFFF"/>
        </w:rPr>
        <w:t xml:space="preserve">, el </w:t>
      </w:r>
      <w:del w:id="422" w:author="David C. Perez Lopez" w:date="2026-07-15T20:43:00Z">
        <w:r w:rsidDel="000F4459">
          <w:rPr>
            <w:shd w:val="clear" w:color="auto" w:fill="FFFFFF"/>
          </w:rPr>
          <w:delText xml:space="preserve">manager </w:delText>
        </w:r>
      </w:del>
      <w:ins w:id="423" w:author="David C. Perez Lopez" w:date="2026-07-15T20:43:00Z">
        <w:r w:rsidR="000F4459">
          <w:rPr>
            <w:shd w:val="clear" w:color="auto" w:fill="FFFFFF"/>
          </w:rPr>
          <w:t>sistema</w:t>
        </w:r>
        <w:r w:rsidR="000F4459">
          <w:rPr>
            <w:shd w:val="clear" w:color="auto" w:fill="FFFFFF"/>
          </w:rPr>
          <w:t xml:space="preserve"> </w:t>
        </w:r>
      </w:ins>
      <w:r>
        <w:rPr>
          <w:shd w:val="clear" w:color="auto" w:fill="FFFFFF"/>
        </w:rPr>
        <w:t>desactiva todas las capas para no contaminar el menú.</w:t>
      </w:r>
    </w:p>
    <w:p w14:paraId="611B474C" w14:textId="77777777" w:rsidR="00695C48" w:rsidRDefault="009B0E5E" w:rsidP="000F4459">
      <w:pPr>
        <w:pStyle w:val="Ttulo3"/>
        <w:pPrChange w:id="424" w:author="David C. Perez Lopez" w:date="2026-07-15T20:40:00Z">
          <w:pPr>
            <w:pStyle w:val="NormalWeb"/>
            <w:widowControl/>
            <w:shd w:val="clear" w:color="auto" w:fill="FFFFFF"/>
            <w:spacing w:before="120" w:beforeAutospacing="0" w:after="60" w:afterAutospacing="0"/>
          </w:pPr>
        </w:pPrChange>
      </w:pPr>
      <w:r>
        <w:rPr>
          <w:shd w:val="clear" w:color="auto" w:fill="FFFFFF"/>
        </w:rPr>
        <w:t>Modo para baja visión</w:t>
      </w:r>
    </w:p>
    <w:p w14:paraId="6E8B0DFE" w14:textId="3C9D8F6C" w:rsidR="00695C48" w:rsidRDefault="009B0E5E" w:rsidP="00BB4B6C">
      <w:r>
        <w:rPr>
          <w:shd w:val="clear" w:color="auto" w:fill="FFFFFF"/>
        </w:rPr>
        <w:t xml:space="preserve">El modo para baja </w:t>
      </w:r>
      <w:r>
        <w:rPr>
          <w:shd w:val="clear" w:color="auto" w:fill="FFFFFF"/>
        </w:rPr>
        <w:t xml:space="preserve">visión reduce el campo visible a un óvalo central y oscurece casi por completo la periferia. </w:t>
      </w:r>
      <w:del w:id="425" w:author="David C. Perez Lopez" w:date="2026-07-15T20:44:00Z">
        <w:r w:rsidDel="00F14D9F">
          <w:rPr>
            <w:shd w:val="clear" w:color="auto" w:fill="FFFFFF"/>
          </w:rPr>
          <w:delText>En la Figura 8 puede verse cómo el usuario solo dispone de una ventana estrecha sobre el entorno. Dentro</w:delText>
        </w:r>
      </w:del>
      <w:ins w:id="426" w:author="David C. Perez Lopez" w:date="2026-07-15T20:44:00Z">
        <w:r w:rsidR="00F14D9F">
          <w:rPr>
            <w:shd w:val="clear" w:color="auto" w:fill="FFFFFF"/>
          </w:rPr>
          <w:t>La idea es que dentro</w:t>
        </w:r>
      </w:ins>
      <w:r>
        <w:rPr>
          <w:shd w:val="clear" w:color="auto" w:fill="FFFFFF"/>
        </w:rPr>
        <w:t xml:space="preserve"> de esa apertura central aún se </w:t>
      </w:r>
      <w:del w:id="427" w:author="David C. Perez Lopez" w:date="2026-07-15T20:44:00Z">
        <w:r w:rsidDel="00F14D9F">
          <w:rPr>
            <w:shd w:val="clear" w:color="auto" w:fill="FFFFFF"/>
          </w:rPr>
          <w:delText xml:space="preserve">distinguen </w:delText>
        </w:r>
      </w:del>
      <w:ins w:id="428" w:author="David C. Perez Lopez" w:date="2026-07-15T20:44:00Z">
        <w:r w:rsidR="00F14D9F">
          <w:rPr>
            <w:shd w:val="clear" w:color="auto" w:fill="FFFFFF"/>
          </w:rPr>
          <w:t>distingan</w:t>
        </w:r>
        <w:r w:rsidR="00F14D9F">
          <w:rPr>
            <w:shd w:val="clear" w:color="auto" w:fill="FFFFFF"/>
          </w:rPr>
          <w:t xml:space="preserve"> </w:t>
        </w:r>
      </w:ins>
      <w:r>
        <w:rPr>
          <w:shd w:val="clear" w:color="auto" w:fill="FFFFFF"/>
        </w:rPr>
        <w:t xml:space="preserve">la acera, parte </w:t>
      </w:r>
      <w:r>
        <w:rPr>
          <w:shd w:val="clear" w:color="auto" w:fill="FFFFFF"/>
        </w:rPr>
        <w:t>de los edificios y el marcador verde del objetivo, pero toda la periferia queda anulada, de modo que la exploración depende de pequeños cambios de orientación de la cabeza y del uso constante del audio y del bastón.</w:t>
      </w:r>
    </w:p>
    <w:p w14:paraId="67A4ABE1" w14:textId="04ED7EAD" w:rsidR="00695C48" w:rsidRDefault="009B0E5E" w:rsidP="00BB4B6C">
      <w:r>
        <w:rPr>
          <w:shd w:val="clear" w:color="auto" w:fill="FFFFFF"/>
        </w:rPr>
        <w:t xml:space="preserve">En el diseño de esta capa </w:t>
      </w:r>
      <w:del w:id="429" w:author="David C. Perez Lopez" w:date="2026-07-15T20:45:00Z">
        <w:r w:rsidDel="00F14D9F">
          <w:rPr>
            <w:shd w:val="clear" w:color="auto" w:fill="FFFFFF"/>
          </w:rPr>
          <w:delText xml:space="preserve">prioricé </w:delText>
        </w:r>
      </w:del>
      <w:ins w:id="430" w:author="David C. Perez Lopez" w:date="2026-07-15T20:45:00Z">
        <w:r w:rsidR="00F14D9F">
          <w:rPr>
            <w:shd w:val="clear" w:color="auto" w:fill="FFFFFF"/>
          </w:rPr>
          <w:t>se priorizaron</w:t>
        </w:r>
        <w:r w:rsidR="00F14D9F">
          <w:rPr>
            <w:shd w:val="clear" w:color="auto" w:fill="FFFFFF"/>
          </w:rPr>
          <w:t xml:space="preserve"> </w:t>
        </w:r>
      </w:ins>
      <w:r>
        <w:rPr>
          <w:shd w:val="clear" w:color="auto" w:fill="FFFFFF"/>
        </w:rPr>
        <w:t xml:space="preserve">dos restricciones: que el HUD y el panel OBJETIVOS </w:t>
      </w:r>
      <w:del w:id="431" w:author="David C. Perez Lopez" w:date="2026-07-15T20:45:00Z">
        <w:r w:rsidDel="00F14D9F">
          <w:rPr>
            <w:shd w:val="clear" w:color="auto" w:fill="FFFFFF"/>
          </w:rPr>
          <w:delText xml:space="preserve">permanezcan </w:delText>
        </w:r>
      </w:del>
      <w:ins w:id="432" w:author="David C. Perez Lopez" w:date="2026-07-15T20:45:00Z">
        <w:r w:rsidR="00F14D9F">
          <w:rPr>
            <w:shd w:val="clear" w:color="auto" w:fill="FFFFFF"/>
          </w:rPr>
          <w:t>permanecieran</w:t>
        </w:r>
        <w:r w:rsidR="00F14D9F">
          <w:rPr>
            <w:shd w:val="clear" w:color="auto" w:fill="FFFFFF"/>
          </w:rPr>
          <w:t xml:space="preserve"> </w:t>
        </w:r>
      </w:ins>
      <w:r>
        <w:rPr>
          <w:shd w:val="clear" w:color="auto" w:fill="FFFFFF"/>
        </w:rPr>
        <w:t xml:space="preserve">dentro de la zona visible, y que el borde del óvalo no </w:t>
      </w:r>
      <w:del w:id="433" w:author="David C. Perez Lopez" w:date="2026-07-15T20:46:00Z">
        <w:r w:rsidDel="00F14D9F">
          <w:rPr>
            <w:shd w:val="clear" w:color="auto" w:fill="FFFFFF"/>
          </w:rPr>
          <w:delText xml:space="preserve">oculte </w:delText>
        </w:r>
      </w:del>
      <w:ins w:id="434" w:author="David C. Perez Lopez" w:date="2026-07-15T20:46:00Z">
        <w:r w:rsidR="00F14D9F">
          <w:rPr>
            <w:shd w:val="clear" w:color="auto" w:fill="FFFFFF"/>
          </w:rPr>
          <w:t>ocultara</w:t>
        </w:r>
        <w:r w:rsidR="00F14D9F">
          <w:rPr>
            <w:shd w:val="clear" w:color="auto" w:fill="FFFFFF"/>
          </w:rPr>
          <w:t xml:space="preserve"> </w:t>
        </w:r>
      </w:ins>
      <w:r>
        <w:rPr>
          <w:shd w:val="clear" w:color="auto" w:fill="FFFFFF"/>
        </w:rPr>
        <w:t xml:space="preserve">el marcador de tarea cuando el usuario gira ligeramente la cabeza. </w:t>
      </w:r>
      <w:commentRangeStart w:id="435"/>
      <w:del w:id="436" w:author="David C. Perez Lopez" w:date="2026-07-15T20:46:00Z">
        <w:r w:rsidDel="00F14D9F">
          <w:rPr>
            <w:shd w:val="clear" w:color="auto" w:fill="FFFFFF"/>
          </w:rPr>
          <w:delText>Por eso el efecto visual se implementó como canvas de p</w:delText>
        </w:r>
        <w:r w:rsidDel="00F14D9F">
          <w:rPr>
            <w:shd w:val="clear" w:color="auto" w:fill="FFFFFF"/>
          </w:rPr>
          <w:delText>antalla completa y no como máscara estrecha sobre el centro del mundo: la información de estado debe seguir siendo operativa aunque el entorno periférico desaparezca.</w:delText>
        </w:r>
      </w:del>
      <w:commentRangeEnd w:id="435"/>
      <w:r w:rsidR="00F14D9F">
        <w:rPr>
          <w:rStyle w:val="Refdecomentario"/>
        </w:rPr>
        <w:commentReference w:id="435"/>
      </w:r>
    </w:p>
    <w:p w14:paraId="3362B214" w14:textId="0393FC4D" w:rsidR="00695C48" w:rsidRDefault="009B0E5E">
      <w:pPr>
        <w:widowControl/>
        <w:spacing w:after="0"/>
        <w:jc w:val="center"/>
        <w:rPr>
          <w:sz w:val="24"/>
          <w:lang w:val="en-US"/>
        </w:rPr>
      </w:pPr>
      <w:commentRangeStart w:id="437"/>
      <w:del w:id="438" w:author="David C. Perez Lopez" w:date="2026-07-15T20:45:00Z">
        <w:r w:rsidDel="00F14D9F">
          <w:rPr>
            <w:rFonts w:eastAsia="SimSun"/>
            <w:noProof/>
            <w:kern w:val="0"/>
            <w:sz w:val="24"/>
            <w:lang w:val="en-US" w:bidi="ar"/>
          </w:rPr>
          <w:drawing>
            <wp:inline distT="0" distB="0" distL="114300" distR="114300" wp14:anchorId="0B99E338" wp14:editId="5F42D62F">
              <wp:extent cx="4860290" cy="3036570"/>
              <wp:effectExtent l="0" t="0" r="3810" b="11430"/>
              <wp:docPr id="29"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8" descr="IMG_263"/>
                      <pic:cNvPicPr>
                        <a:picLocks noChangeAspect="1"/>
                      </pic:cNvPicPr>
                    </pic:nvPicPr>
                    <pic:blipFill>
                      <a:blip r:embed="rId20"/>
                      <a:stretch>
                        <a:fillRect/>
                      </a:stretch>
                    </pic:blipFill>
                    <pic:spPr>
                      <a:xfrm>
                        <a:off x="0" y="0"/>
                        <a:ext cx="4860290" cy="3036570"/>
                      </a:xfrm>
                      <a:prstGeom prst="rect">
                        <a:avLst/>
                      </a:prstGeom>
                      <a:noFill/>
                      <a:ln w="9525">
                        <a:noFill/>
                      </a:ln>
                    </pic:spPr>
                  </pic:pic>
                </a:graphicData>
              </a:graphic>
            </wp:inline>
          </w:drawing>
        </w:r>
      </w:del>
      <w:commentRangeEnd w:id="437"/>
      <w:r w:rsidR="00F14D9F">
        <w:rPr>
          <w:rStyle w:val="Refdecomentario"/>
        </w:rPr>
        <w:commentReference w:id="437"/>
      </w:r>
    </w:p>
    <w:p w14:paraId="6C566CD9" w14:textId="77777777" w:rsidR="00695C48" w:rsidRDefault="009B0E5E">
      <w:pPr>
        <w:pStyle w:val="NormalWeb"/>
        <w:widowControl/>
        <w:shd w:val="clear" w:color="auto" w:fill="FFFFFF"/>
        <w:spacing w:before="40" w:beforeAutospacing="0" w:after="160" w:afterAutospacing="0"/>
        <w:jc w:val="center"/>
        <w:rPr>
          <w:color w:val="000000"/>
          <w:sz w:val="22"/>
          <w:szCs w:val="22"/>
        </w:rPr>
      </w:pPr>
      <w:r>
        <w:rPr>
          <w:i/>
          <w:iCs/>
          <w:color w:val="000000"/>
          <w:sz w:val="18"/>
          <w:szCs w:val="18"/>
          <w:shd w:val="clear" w:color="auto" w:fill="FFFFFF"/>
        </w:rPr>
        <w:t>Figura 8. Modo para baja visión. Elaboración propia.</w:t>
      </w:r>
    </w:p>
    <w:p w14:paraId="4A9ABAE4" w14:textId="77777777" w:rsidR="00695C48" w:rsidRDefault="009B0E5E" w:rsidP="00B04995">
      <w:pPr>
        <w:pStyle w:val="Ttulo3"/>
        <w:pPrChange w:id="439" w:author="David C. Perez Lopez" w:date="2026-07-15T20:47:00Z">
          <w:pPr>
            <w:pStyle w:val="NormalWeb"/>
            <w:widowControl/>
            <w:shd w:val="clear" w:color="auto" w:fill="FFFFFF"/>
            <w:spacing w:before="120" w:beforeAutospacing="0" w:after="60" w:afterAutospacing="0"/>
          </w:pPr>
        </w:pPrChange>
      </w:pPr>
      <w:r>
        <w:rPr>
          <w:shd w:val="clear" w:color="auto" w:fill="FFFFFF"/>
        </w:rPr>
        <w:lastRenderedPageBreak/>
        <w:t>Modo discapacidad visual</w:t>
      </w:r>
    </w:p>
    <w:p w14:paraId="2D00929F" w14:textId="7AC05B3E" w:rsidR="00695C48" w:rsidRDefault="009B0E5E" w:rsidP="00BB4B6C">
      <w:r>
        <w:rPr>
          <w:shd w:val="clear" w:color="auto" w:fill="FFFFFF"/>
        </w:rPr>
        <w:t>El modo d</w:t>
      </w:r>
      <w:r>
        <w:rPr>
          <w:shd w:val="clear" w:color="auto" w:fill="FFFFFF"/>
        </w:rPr>
        <w:t xml:space="preserve">iscapacidad visual aplica un desenfoque general sobre la imagen y es el que </w:t>
      </w:r>
      <w:del w:id="440" w:author="David C. Perez Lopez" w:date="2026-07-15T20:47:00Z">
        <w:r w:rsidDel="00635C2A">
          <w:rPr>
            <w:shd w:val="clear" w:color="auto" w:fill="FFFFFF"/>
          </w:rPr>
          <w:delText xml:space="preserve">dejé </w:delText>
        </w:r>
      </w:del>
      <w:ins w:id="441" w:author="David C. Perez Lopez" w:date="2026-07-15T20:47:00Z">
        <w:r w:rsidR="00635C2A">
          <w:rPr>
            <w:shd w:val="clear" w:color="auto" w:fill="FFFFFF"/>
          </w:rPr>
          <w:t>se dejó</w:t>
        </w:r>
        <w:r w:rsidR="00635C2A">
          <w:rPr>
            <w:shd w:val="clear" w:color="auto" w:fill="FFFFFF"/>
          </w:rPr>
          <w:t xml:space="preserve"> </w:t>
        </w:r>
      </w:ins>
      <w:r>
        <w:rPr>
          <w:shd w:val="clear" w:color="auto" w:fill="FFFFFF"/>
        </w:rPr>
        <w:t xml:space="preserve">como predeterminado porque, en las pruebas iniciales, equilibraba mejor dificultad y capacidad de completar el recorrido sin ayuda externa. </w:t>
      </w:r>
      <w:del w:id="442" w:author="David C. Perez Lopez" w:date="2026-07-15T20:48:00Z">
        <w:r w:rsidDel="00635C2A">
          <w:rPr>
            <w:shd w:val="clear" w:color="auto" w:fill="FFFFFF"/>
          </w:rPr>
          <w:delText>En la Figura 9 se aprecia cómo</w:delText>
        </w:r>
      </w:del>
      <w:ins w:id="443" w:author="David C. Perez Lopez" w:date="2026-07-15T20:48:00Z">
        <w:r w:rsidR="00635C2A">
          <w:rPr>
            <w:shd w:val="clear" w:color="auto" w:fill="FFFFFF"/>
          </w:rPr>
          <w:t>La idea es que</w:t>
        </w:r>
      </w:ins>
      <w:r>
        <w:rPr>
          <w:shd w:val="clear" w:color="auto" w:fill="FFFFFF"/>
        </w:rPr>
        <w:t xml:space="preserve"> los </w:t>
      </w:r>
      <w:r>
        <w:rPr>
          <w:shd w:val="clear" w:color="auto" w:fill="FFFFFF"/>
        </w:rPr>
        <w:t xml:space="preserve">contornos de edificios, vehículos y del marcador verde </w:t>
      </w:r>
      <w:del w:id="444" w:author="David C. Perez Lopez" w:date="2026-07-15T20:48:00Z">
        <w:r w:rsidDel="00635C2A">
          <w:rPr>
            <w:shd w:val="clear" w:color="auto" w:fill="FFFFFF"/>
          </w:rPr>
          <w:delText xml:space="preserve">pierden </w:delText>
        </w:r>
      </w:del>
      <w:ins w:id="445" w:author="David C. Perez Lopez" w:date="2026-07-15T20:48:00Z">
        <w:r w:rsidR="00635C2A">
          <w:rPr>
            <w:shd w:val="clear" w:color="auto" w:fill="FFFFFF"/>
          </w:rPr>
          <w:t>pierdan</w:t>
        </w:r>
        <w:r w:rsidR="00635C2A">
          <w:rPr>
            <w:shd w:val="clear" w:color="auto" w:fill="FFFFFF"/>
          </w:rPr>
          <w:t xml:space="preserve"> </w:t>
        </w:r>
      </w:ins>
      <w:r>
        <w:rPr>
          <w:shd w:val="clear" w:color="auto" w:fill="FFFFFF"/>
        </w:rPr>
        <w:t xml:space="preserve">nitidez, pero </w:t>
      </w:r>
      <w:del w:id="446" w:author="David C. Perez Lopez" w:date="2026-07-15T20:48:00Z">
        <w:r w:rsidDel="00635C2A">
          <w:rPr>
            <w:shd w:val="clear" w:color="auto" w:fill="FFFFFF"/>
          </w:rPr>
          <w:delText xml:space="preserve">siguen </w:delText>
        </w:r>
      </w:del>
      <w:ins w:id="447" w:author="David C. Perez Lopez" w:date="2026-07-15T20:48:00Z">
        <w:r w:rsidR="00635C2A">
          <w:rPr>
            <w:shd w:val="clear" w:color="auto" w:fill="FFFFFF"/>
          </w:rPr>
          <w:t>sigan</w:t>
        </w:r>
        <w:r w:rsidR="00635C2A">
          <w:rPr>
            <w:shd w:val="clear" w:color="auto" w:fill="FFFFFF"/>
          </w:rPr>
          <w:t xml:space="preserve"> </w:t>
        </w:r>
      </w:ins>
      <w:r>
        <w:rPr>
          <w:shd w:val="clear" w:color="auto" w:fill="FFFFFF"/>
        </w:rPr>
        <w:t>siendo reconocibles a corta distancia.</w:t>
      </w:r>
    </w:p>
    <w:p w14:paraId="0A05B6C8" w14:textId="2CD4F057" w:rsidR="00695C48" w:rsidRDefault="009B0E5E" w:rsidP="00BB4B6C">
      <w:r>
        <w:rPr>
          <w:shd w:val="clear" w:color="auto" w:fill="FFFFFF"/>
        </w:rPr>
        <w:t>Aquí el reto de diseño fue distinto al del modo anterior: no se trata de eliminar periferia, sino de retardar la lectura del espacio.</w:t>
      </w:r>
      <w:r>
        <w:rPr>
          <w:shd w:val="clear" w:color="auto" w:fill="FFFFFF"/>
        </w:rPr>
        <w:t xml:space="preserve"> El usuario puede ver algo, pero necesita acercarse para confirmar bordillos, señales o el contorno del paso de peatones. Eso hace más evidente el papel del bastón y del audio espacial sin llegar a una pantalla casi negra. También permitió que participante</w:t>
      </w:r>
      <w:r>
        <w:rPr>
          <w:shd w:val="clear" w:color="auto" w:fill="FFFFFF"/>
        </w:rPr>
        <w:t xml:space="preserve">s con distinta sensibilidad al mareo o al </w:t>
      </w:r>
      <w:del w:id="448" w:author="David C. Perez Lopez" w:date="2026-07-15T21:52:00Z">
        <w:r w:rsidDel="004772AB">
          <w:rPr>
            <w:shd w:val="clear" w:color="auto" w:fill="FFFFFF"/>
          </w:rPr>
          <w:delText xml:space="preserve">desconfort </w:delText>
        </w:r>
      </w:del>
      <w:ins w:id="449" w:author="David C. Perez Lopez" w:date="2026-07-15T21:52:00Z">
        <w:r w:rsidR="004772AB">
          <w:rPr>
            <w:shd w:val="clear" w:color="auto" w:fill="FFFFFF"/>
          </w:rPr>
          <w:t>malestar</w:t>
        </w:r>
        <w:r w:rsidR="004772AB">
          <w:rPr>
            <w:shd w:val="clear" w:color="auto" w:fill="FFFFFF"/>
          </w:rPr>
          <w:t xml:space="preserve"> </w:t>
        </w:r>
      </w:ins>
      <w:r>
        <w:rPr>
          <w:shd w:val="clear" w:color="auto" w:fill="FFFFFF"/>
        </w:rPr>
        <w:t>visual completaran la sesión con menor abandono que en el modo más agresivo.</w:t>
      </w:r>
    </w:p>
    <w:p w14:paraId="1841C20B" w14:textId="77777777" w:rsidR="00695C48" w:rsidRDefault="009B0E5E">
      <w:pPr>
        <w:widowControl/>
        <w:spacing w:after="0"/>
        <w:jc w:val="center"/>
        <w:rPr>
          <w:sz w:val="24"/>
          <w:lang w:val="en-US"/>
        </w:rPr>
      </w:pPr>
      <w:commentRangeStart w:id="450"/>
      <w:r>
        <w:rPr>
          <w:rFonts w:eastAsia="SimSun"/>
          <w:noProof/>
          <w:kern w:val="0"/>
          <w:sz w:val="24"/>
          <w:lang w:val="en-US" w:bidi="ar"/>
        </w:rPr>
        <w:drawing>
          <wp:inline distT="0" distB="0" distL="114300" distR="114300" wp14:anchorId="27CC89EC" wp14:editId="6CD3E02C">
            <wp:extent cx="4860290" cy="3036570"/>
            <wp:effectExtent l="0" t="0" r="3810" b="11430"/>
            <wp:docPr id="30"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9" descr="IMG_264"/>
                    <pic:cNvPicPr>
                      <a:picLocks noChangeAspect="1"/>
                    </pic:cNvPicPr>
                  </pic:nvPicPr>
                  <pic:blipFill>
                    <a:blip r:embed="rId21"/>
                    <a:stretch>
                      <a:fillRect/>
                    </a:stretch>
                  </pic:blipFill>
                  <pic:spPr>
                    <a:xfrm>
                      <a:off x="0" y="0"/>
                      <a:ext cx="4860290" cy="3036570"/>
                    </a:xfrm>
                    <a:prstGeom prst="rect">
                      <a:avLst/>
                    </a:prstGeom>
                    <a:noFill/>
                    <a:ln w="9525">
                      <a:noFill/>
                    </a:ln>
                  </pic:spPr>
                </pic:pic>
              </a:graphicData>
            </a:graphic>
          </wp:inline>
        </w:drawing>
      </w:r>
      <w:commentRangeEnd w:id="450"/>
      <w:r w:rsidR="00635C2A">
        <w:rPr>
          <w:rStyle w:val="Refdecomentario"/>
        </w:rPr>
        <w:commentReference w:id="450"/>
      </w:r>
    </w:p>
    <w:p w14:paraId="2DBDD9FE" w14:textId="77777777" w:rsidR="00695C48" w:rsidRDefault="009B0E5E">
      <w:pPr>
        <w:pStyle w:val="NormalWeb"/>
        <w:widowControl/>
        <w:shd w:val="clear" w:color="auto" w:fill="FFFFFF"/>
        <w:spacing w:before="40" w:beforeAutospacing="0" w:after="160" w:afterAutospacing="0"/>
        <w:jc w:val="center"/>
        <w:rPr>
          <w:color w:val="000000"/>
          <w:sz w:val="22"/>
          <w:szCs w:val="22"/>
        </w:rPr>
      </w:pPr>
      <w:r>
        <w:rPr>
          <w:i/>
          <w:iCs/>
          <w:color w:val="000000"/>
          <w:sz w:val="18"/>
          <w:szCs w:val="18"/>
          <w:shd w:val="clear" w:color="auto" w:fill="FFFFFF"/>
        </w:rPr>
        <w:t>Figura 9. Modo discapacidad visual. Elaboración propia.</w:t>
      </w:r>
    </w:p>
    <w:p w14:paraId="6760AF60" w14:textId="77777777" w:rsidR="00695C48" w:rsidRDefault="009B0E5E" w:rsidP="004772AB">
      <w:pPr>
        <w:pStyle w:val="Ttulo3"/>
        <w:pPrChange w:id="451" w:author="David C. Perez Lopez" w:date="2026-07-15T21:53:00Z">
          <w:pPr>
            <w:pStyle w:val="NormalWeb"/>
            <w:widowControl/>
            <w:shd w:val="clear" w:color="auto" w:fill="FFFFFF"/>
            <w:spacing w:before="120" w:beforeAutospacing="0" w:after="60" w:afterAutospacing="0"/>
          </w:pPr>
        </w:pPrChange>
      </w:pPr>
      <w:r>
        <w:rPr>
          <w:shd w:val="clear" w:color="auto" w:fill="FFFFFF"/>
        </w:rPr>
        <w:t>Modo de enfermedades visuales</w:t>
      </w:r>
    </w:p>
    <w:p w14:paraId="0334E85F" w14:textId="74CE2F3B" w:rsidR="00695C48" w:rsidRDefault="009B0E5E" w:rsidP="00BB4B6C">
      <w:r>
        <w:rPr>
          <w:shd w:val="clear" w:color="auto" w:fill="FFFFFF"/>
        </w:rPr>
        <w:t>El modo de enfermedades visuales reduc</w:t>
      </w:r>
      <w:r>
        <w:rPr>
          <w:shd w:val="clear" w:color="auto" w:fill="FFFFFF"/>
        </w:rPr>
        <w:t xml:space="preserve">e de forma más agresiva el contraste y la luminosidad mediante un velo amarillento que envuelve toda la escena. </w:t>
      </w:r>
      <w:del w:id="452" w:author="David C. Perez Lopez" w:date="2026-07-15T21:53:00Z">
        <w:r w:rsidDel="0025734C">
          <w:rPr>
            <w:shd w:val="clear" w:color="auto" w:fill="FFFFFF"/>
          </w:rPr>
          <w:delText>En la Figura 10</w:delText>
        </w:r>
      </w:del>
      <w:ins w:id="453" w:author="David C. Perez Lopez" w:date="2026-07-15T21:53:00Z">
        <w:r w:rsidR="0025734C">
          <w:rPr>
            <w:shd w:val="clear" w:color="auto" w:fill="FFFFFF"/>
          </w:rPr>
          <w:t xml:space="preserve">La idea es </w:t>
        </w:r>
      </w:ins>
      <w:ins w:id="454" w:author="David C. Perez Lopez" w:date="2026-07-15T21:54:00Z">
        <w:r w:rsidR="0025734C">
          <w:rPr>
            <w:shd w:val="clear" w:color="auto" w:fill="FFFFFF"/>
          </w:rPr>
          <w:t>que</w:t>
        </w:r>
      </w:ins>
      <w:r>
        <w:rPr>
          <w:shd w:val="clear" w:color="auto" w:fill="FFFFFF"/>
        </w:rPr>
        <w:t xml:space="preserve"> los bloques residenciales, la calzada y el cielo </w:t>
      </w:r>
      <w:del w:id="455" w:author="David C. Perez Lopez" w:date="2026-07-15T21:54:00Z">
        <w:r w:rsidDel="0025734C">
          <w:rPr>
            <w:shd w:val="clear" w:color="auto" w:fill="FFFFFF"/>
          </w:rPr>
          <w:delText xml:space="preserve">quedan </w:delText>
        </w:r>
      </w:del>
      <w:ins w:id="456" w:author="David C. Perez Lopez" w:date="2026-07-15T21:54:00Z">
        <w:r w:rsidR="0025734C">
          <w:rPr>
            <w:shd w:val="clear" w:color="auto" w:fill="FFFFFF"/>
          </w:rPr>
          <w:t>queden</w:t>
        </w:r>
        <w:r w:rsidR="0025734C">
          <w:rPr>
            <w:shd w:val="clear" w:color="auto" w:fill="FFFFFF"/>
          </w:rPr>
          <w:t xml:space="preserve"> </w:t>
        </w:r>
      </w:ins>
      <w:r>
        <w:rPr>
          <w:shd w:val="clear" w:color="auto" w:fill="FFFFFF"/>
        </w:rPr>
        <w:t xml:space="preserve">con una tonalidad uniforme que </w:t>
      </w:r>
      <w:del w:id="457" w:author="David C. Perez Lopez" w:date="2026-07-15T21:54:00Z">
        <w:r w:rsidDel="0025734C">
          <w:rPr>
            <w:shd w:val="clear" w:color="auto" w:fill="FFFFFF"/>
          </w:rPr>
          <w:delText xml:space="preserve">dificulta </w:delText>
        </w:r>
      </w:del>
      <w:ins w:id="458" w:author="David C. Perez Lopez" w:date="2026-07-15T21:54:00Z">
        <w:r w:rsidR="0025734C">
          <w:rPr>
            <w:shd w:val="clear" w:color="auto" w:fill="FFFFFF"/>
          </w:rPr>
          <w:t>dificult</w:t>
        </w:r>
        <w:r w:rsidR="0025734C">
          <w:rPr>
            <w:shd w:val="clear" w:color="auto" w:fill="FFFFFF"/>
          </w:rPr>
          <w:t>e</w:t>
        </w:r>
        <w:r w:rsidR="0025734C">
          <w:rPr>
            <w:shd w:val="clear" w:color="auto" w:fill="FFFFFF"/>
          </w:rPr>
          <w:t xml:space="preserve"> </w:t>
        </w:r>
      </w:ins>
      <w:r>
        <w:rPr>
          <w:shd w:val="clear" w:color="auto" w:fill="FFFFFF"/>
        </w:rPr>
        <w:t xml:space="preserve">distinguir profundidad, bordes </w:t>
      </w:r>
      <w:r>
        <w:rPr>
          <w:shd w:val="clear" w:color="auto" w:fill="FFFFFF"/>
        </w:rPr>
        <w:t>y detalle fino, especialmente en elementos lejanos como fachadas, ventanas o vehículos.</w:t>
      </w:r>
    </w:p>
    <w:p w14:paraId="1FC3269B" w14:textId="77777777" w:rsidR="00695C48" w:rsidRDefault="009B0E5E" w:rsidP="00BB4B6C">
      <w:r>
        <w:rPr>
          <w:shd w:val="clear" w:color="auto" w:fill="FFFFFF"/>
        </w:rPr>
        <w:t>Este modo penaliza sobre todo la separación figura-fondo a distancia media y larga. Por eso el marcador verde del objetivo y las franjas del paso de peatones pierden ut</w:t>
      </w:r>
      <w:r>
        <w:rPr>
          <w:shd w:val="clear" w:color="auto" w:fill="FFFFFF"/>
        </w:rPr>
        <w:t xml:space="preserve">ilidad antes que en los otros dos modos, y el diseño del escenario —contraste acera/calzada, podotáctil, señales sonoras— pasa a sostener casi por completo la orientación. En las sesiones de prueba resultó el más exigente, pero también el que mejor mostró </w:t>
      </w:r>
      <w:r>
        <w:rPr>
          <w:shd w:val="clear" w:color="auto" w:fill="FFFFFF"/>
        </w:rPr>
        <w:t xml:space="preserve">en debates posteriores por qué un entorno urbano </w:t>
      </w:r>
      <w:r>
        <w:rPr>
          <w:shd w:val="clear" w:color="auto" w:fill="FFFFFF"/>
        </w:rPr>
        <w:lastRenderedPageBreak/>
        <w:t>mal contrastado puede volver inútil incluso un resto de visión útil.</w:t>
      </w:r>
    </w:p>
    <w:p w14:paraId="1CACD497" w14:textId="77777777" w:rsidR="00695C48" w:rsidRDefault="009B0E5E" w:rsidP="00BB4B6C">
      <w:r>
        <w:rPr>
          <w:shd w:val="clear" w:color="auto" w:fill="FFFFFF"/>
        </w:rPr>
        <w:t>En conjunto, los tres modos no representan una escala clínica, sino tres perfiles de dificultad perceptiva dentro del mismo layout. Esa de</w:t>
      </w:r>
      <w:r>
        <w:rPr>
          <w:shd w:val="clear" w:color="auto" w:fill="FFFFFF"/>
        </w:rPr>
        <w:t>cisión permitió reutilizar Level_Street sin rehacer la geometría y centrar la comparación en cómo cambia la misma ruta cuando se altera la información visual disponible.</w:t>
      </w:r>
    </w:p>
    <w:p w14:paraId="2D646BE4" w14:textId="77777777" w:rsidR="00695C48" w:rsidRDefault="009B0E5E">
      <w:pPr>
        <w:widowControl/>
        <w:spacing w:after="0"/>
        <w:jc w:val="center"/>
        <w:rPr>
          <w:sz w:val="24"/>
          <w:lang w:val="en-US"/>
        </w:rPr>
      </w:pPr>
      <w:commentRangeStart w:id="459"/>
      <w:r>
        <w:rPr>
          <w:rFonts w:eastAsia="SimSun"/>
          <w:noProof/>
          <w:kern w:val="0"/>
          <w:sz w:val="24"/>
          <w:lang w:val="en-US" w:bidi="ar"/>
        </w:rPr>
        <w:drawing>
          <wp:inline distT="0" distB="0" distL="114300" distR="114300" wp14:anchorId="174BF617" wp14:editId="582C9ECE">
            <wp:extent cx="4860290" cy="3036570"/>
            <wp:effectExtent l="0" t="0" r="3810" b="11430"/>
            <wp:docPr id="33"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0" descr="IMG_265"/>
                    <pic:cNvPicPr>
                      <a:picLocks noChangeAspect="1"/>
                    </pic:cNvPicPr>
                  </pic:nvPicPr>
                  <pic:blipFill>
                    <a:blip r:embed="rId22"/>
                    <a:stretch>
                      <a:fillRect/>
                    </a:stretch>
                  </pic:blipFill>
                  <pic:spPr>
                    <a:xfrm>
                      <a:off x="0" y="0"/>
                      <a:ext cx="4860290" cy="3036570"/>
                    </a:xfrm>
                    <a:prstGeom prst="rect">
                      <a:avLst/>
                    </a:prstGeom>
                    <a:noFill/>
                    <a:ln w="9525">
                      <a:noFill/>
                    </a:ln>
                  </pic:spPr>
                </pic:pic>
              </a:graphicData>
            </a:graphic>
          </wp:inline>
        </w:drawing>
      </w:r>
      <w:commentRangeEnd w:id="459"/>
      <w:r w:rsidR="0025734C">
        <w:rPr>
          <w:rStyle w:val="Refdecomentario"/>
        </w:rPr>
        <w:commentReference w:id="459"/>
      </w:r>
    </w:p>
    <w:p w14:paraId="008BC4CD" w14:textId="77777777" w:rsidR="00695C48" w:rsidRDefault="009B0E5E">
      <w:pPr>
        <w:pStyle w:val="NormalWeb"/>
        <w:widowControl/>
        <w:shd w:val="clear" w:color="auto" w:fill="FFFFFF"/>
        <w:spacing w:before="40" w:beforeAutospacing="0" w:after="160" w:afterAutospacing="0"/>
        <w:jc w:val="center"/>
        <w:rPr>
          <w:color w:val="000000"/>
          <w:sz w:val="22"/>
          <w:szCs w:val="22"/>
        </w:rPr>
      </w:pPr>
      <w:r>
        <w:rPr>
          <w:i/>
          <w:iCs/>
          <w:color w:val="000000"/>
          <w:sz w:val="18"/>
          <w:szCs w:val="18"/>
          <w:shd w:val="clear" w:color="auto" w:fill="FFFFFF"/>
        </w:rPr>
        <w:t>Figura 10. Modo de enfermedades visuales. Elaboración propia.</w:t>
      </w:r>
    </w:p>
    <w:p w14:paraId="0D099E14" w14:textId="7ED16C31" w:rsidR="00695C48" w:rsidRDefault="009B0E5E">
      <w:pPr>
        <w:pStyle w:val="Ttulo2"/>
      </w:pPr>
      <w:bookmarkStart w:id="460" w:name="_Toc234946576"/>
      <w:r>
        <w:t>Diseño de la inter</w:t>
      </w:r>
      <w:r>
        <w:t>acción</w:t>
      </w:r>
      <w:bookmarkEnd w:id="460"/>
    </w:p>
    <w:p w14:paraId="4502222F" w14:textId="77777777" w:rsidR="00695C48" w:rsidRDefault="009B0E5E" w:rsidP="00BB4B6C">
      <w:r>
        <w:rPr>
          <w:shd w:val="clear" w:color="auto" w:fill="FFFFFF"/>
        </w:rPr>
        <w:t>La interacción se apoya en locomoción en primera persona, bastón virtual y señales no visuales. El diseño no añade mecánicas paralelas —inventario, combate o puzzles— porque cada canal sensorial ya cumple una función específica en la simulación.</w:t>
      </w:r>
    </w:p>
    <w:p w14:paraId="7DE63DE6" w14:textId="77777777" w:rsidR="00695C48" w:rsidRDefault="009B0E5E" w:rsidP="00B94CCB">
      <w:pPr>
        <w:pStyle w:val="Ttulo3"/>
        <w:pPrChange w:id="461" w:author="David C. Perez Lopez" w:date="2026-07-15T21:55:00Z">
          <w:pPr>
            <w:pStyle w:val="NormalWeb"/>
            <w:widowControl/>
            <w:shd w:val="clear" w:color="auto" w:fill="FFFFFF"/>
            <w:spacing w:before="120" w:beforeAutospacing="0" w:after="60" w:afterAutospacing="0"/>
          </w:pPr>
        </w:pPrChange>
      </w:pPr>
      <w:r>
        <w:rPr>
          <w:shd w:val="clear" w:color="auto" w:fill="FFFFFF"/>
        </w:rPr>
        <w:t>Bas</w:t>
      </w:r>
      <w:r>
        <w:rPr>
          <w:shd w:val="clear" w:color="auto" w:fill="FFFFFF"/>
        </w:rPr>
        <w:t>tón virtual y superficies</w:t>
      </w:r>
    </w:p>
    <w:p w14:paraId="04E19A64" w14:textId="2724F966" w:rsidR="00695C48" w:rsidRDefault="009B0E5E" w:rsidP="00BB4B6C">
      <w:r>
        <w:rPr>
          <w:shd w:val="clear" w:color="auto" w:fill="FFFFFF"/>
        </w:rPr>
        <w:t xml:space="preserve">El bastón </w:t>
      </w:r>
      <w:del w:id="462" w:author="David C. Perez Lopez" w:date="2026-07-15T22:05:00Z">
        <w:r w:rsidDel="00685E02">
          <w:rPr>
            <w:shd w:val="clear" w:color="auto" w:fill="FFFFFF"/>
          </w:rPr>
          <w:delText xml:space="preserve">—objeto prefabricado BlindCane— lleva un CaneDetector en la punta que </w:delText>
        </w:r>
      </w:del>
      <w:r>
        <w:rPr>
          <w:shd w:val="clear" w:color="auto" w:fill="FFFFFF"/>
        </w:rPr>
        <w:t xml:space="preserve">reconoce superficies </w:t>
      </w:r>
      <w:del w:id="463" w:author="David C. Perez Lopez" w:date="2026-07-15T22:05:00Z">
        <w:r w:rsidDel="00685E02">
          <w:rPr>
            <w:shd w:val="clear" w:color="auto" w:fill="FFFFFF"/>
          </w:rPr>
          <w:delText>mediante SurfaceTag. El sistema distingue</w:delText>
        </w:r>
      </w:del>
      <w:r>
        <w:rPr>
          <w:shd w:val="clear" w:color="auto" w:fill="FFFFFF"/>
        </w:rPr>
        <w:t>,</w:t>
      </w:r>
      <w:ins w:id="464" w:author="David C. Perez Lopez" w:date="2026-07-15T22:06:00Z">
        <w:r w:rsidR="00685E02">
          <w:rPr>
            <w:shd w:val="clear" w:color="auto" w:fill="FFFFFF"/>
          </w:rPr>
          <w:t xml:space="preserve"> distinguiendo</w:t>
        </w:r>
      </w:ins>
      <w:r>
        <w:rPr>
          <w:shd w:val="clear" w:color="auto" w:fill="FFFFFF"/>
        </w:rPr>
        <w:t xml:space="preserve"> como mínimo, las categorías Ground, Wall, Wood, Metal, Obstacle y TactilePaving. Al go</w:t>
      </w:r>
      <w:r>
        <w:rPr>
          <w:shd w:val="clear" w:color="auto" w:fill="FFFFFF"/>
        </w:rPr>
        <w:t xml:space="preserve">lpear, el sistema calcula la intensidad del impacto en función de la velocidad del bastón </w:t>
      </w:r>
      <w:del w:id="465" w:author="David C. Perez Lopez" w:date="2026-07-15T22:06:00Z">
        <w:r w:rsidDel="00685E02">
          <w:rPr>
            <w:shd w:val="clear" w:color="auto" w:fill="FFFFFF"/>
          </w:rPr>
          <w:delText xml:space="preserve">(minHitSpeed / maxHitSpeed) </w:delText>
        </w:r>
      </w:del>
      <w:r>
        <w:rPr>
          <w:shd w:val="clear" w:color="auto" w:fill="FFFFFF"/>
        </w:rPr>
        <w:t>y envía un impulso háptico al mando con intensidad variable</w:t>
      </w:r>
      <w:del w:id="466" w:author="David C. Perez Lopez" w:date="2026-07-15T22:06:00Z">
        <w:r w:rsidDel="00685E02">
          <w:rPr>
            <w:shd w:val="clear" w:color="auto" w:fill="FFFFFF"/>
          </w:rPr>
          <w:delText xml:space="preserve"> a través de CaneHapticSystem</w:delText>
        </w:r>
      </w:del>
      <w:r>
        <w:rPr>
          <w:shd w:val="clear" w:color="auto" w:fill="FFFFFF"/>
        </w:rPr>
        <w:t>.</w:t>
      </w:r>
    </w:p>
    <w:p w14:paraId="5DECAF4A" w14:textId="26007BC2" w:rsidR="00695C48" w:rsidRDefault="009B0E5E" w:rsidP="00BB4B6C">
      <w:r>
        <w:rPr>
          <w:shd w:val="clear" w:color="auto" w:fill="FFFFFF"/>
        </w:rPr>
        <w:t xml:space="preserve">Si el usuario arrastra el bastón por el suelo o </w:t>
      </w:r>
      <w:r>
        <w:rPr>
          <w:shd w:val="clear" w:color="auto" w:fill="FFFFFF"/>
        </w:rPr>
        <w:t>el podotáctil durante más de 0,35 segundos</w:t>
      </w:r>
      <w:del w:id="467" w:author="David C. Perez Lopez" w:date="2026-07-15T22:07:00Z">
        <w:r w:rsidDel="00685E02">
          <w:rPr>
            <w:shd w:val="clear" w:color="auto" w:fill="FFFFFF"/>
          </w:rPr>
          <w:delText xml:space="preserve"> (slideContactDelay)</w:delText>
        </w:r>
      </w:del>
      <w:r>
        <w:rPr>
          <w:shd w:val="clear" w:color="auto" w:fill="FFFFFF"/>
        </w:rPr>
        <w:t xml:space="preserve">, el audio pasa de golpe puntual a deslizamiento continuo, siempre que la velocidad supere </w:t>
      </w:r>
      <w:del w:id="468" w:author="David C. Perez Lopez" w:date="2026-07-15T22:07:00Z">
        <w:r w:rsidDel="00685E02">
          <w:rPr>
            <w:shd w:val="clear" w:color="auto" w:fill="FFFFFF"/>
          </w:rPr>
          <w:delText>minSlideSpeed</w:delText>
        </w:r>
      </w:del>
      <w:ins w:id="469" w:author="David C. Perez Lopez" w:date="2026-07-15T22:07:00Z">
        <w:r w:rsidR="00685E02">
          <w:rPr>
            <w:shd w:val="clear" w:color="auto" w:fill="FFFFFF"/>
          </w:rPr>
          <w:t>una velocidad mínima</w:t>
        </w:r>
      </w:ins>
      <w:r>
        <w:rPr>
          <w:shd w:val="clear" w:color="auto" w:fill="FFFFFF"/>
        </w:rPr>
        <w:t>. Esa transición imita la exploración real del suelo y evita una ráfaga de sonidos repetit</w:t>
      </w:r>
      <w:r>
        <w:rPr>
          <w:shd w:val="clear" w:color="auto" w:fill="FFFFFF"/>
        </w:rPr>
        <w:t xml:space="preserve">ivos al rozar una misma superficie. Los obstáculos físicos </w:t>
      </w:r>
      <w:del w:id="470" w:author="David C. Perez Lopez" w:date="2026-07-15T22:10:00Z">
        <w:r w:rsidDel="00C56219">
          <w:rPr>
            <w:shd w:val="clear" w:color="auto" w:fill="FFFFFF"/>
          </w:rPr>
          <w:delText xml:space="preserve">usan DamageObject y </w:delText>
        </w:r>
      </w:del>
      <w:r>
        <w:rPr>
          <w:shd w:val="clear" w:color="auto" w:fill="FFFFFF"/>
        </w:rPr>
        <w:t>pueden llevar un clip o mensaje propio; el podotáctil, en cambio, se diseñó como superficie continua sin daño, para reforzar la idea de guía segura hacia el paso de peatones.</w:t>
      </w:r>
    </w:p>
    <w:p w14:paraId="5C0D963A" w14:textId="77777777" w:rsidR="00695C48" w:rsidRDefault="009B0E5E" w:rsidP="00793E5C">
      <w:pPr>
        <w:pStyle w:val="Ttulo3"/>
        <w:pPrChange w:id="471" w:author="David C. Perez Lopez" w:date="2026-07-15T21:56:00Z">
          <w:pPr>
            <w:pStyle w:val="NormalWeb"/>
            <w:widowControl/>
            <w:shd w:val="clear" w:color="auto" w:fill="FFFFFF"/>
            <w:spacing w:before="120" w:beforeAutospacing="0" w:after="60" w:afterAutospacing="0"/>
          </w:pPr>
        </w:pPrChange>
      </w:pPr>
      <w:r>
        <w:rPr>
          <w:shd w:val="clear" w:color="auto" w:fill="FFFFFF"/>
        </w:rPr>
        <w:lastRenderedPageBreak/>
        <w:t>Au</w:t>
      </w:r>
      <w:r>
        <w:rPr>
          <w:shd w:val="clear" w:color="auto" w:fill="FFFFFF"/>
        </w:rPr>
        <w:t>dio espacial y semáforos</w:t>
      </w:r>
    </w:p>
    <w:p w14:paraId="104921F0" w14:textId="688987A7" w:rsidR="00695C48" w:rsidRDefault="009B0E5E" w:rsidP="00793E5C">
      <w:pPr>
        <w:rPr>
          <w:color w:val="000000"/>
          <w:szCs w:val="22"/>
        </w:rPr>
        <w:pPrChange w:id="472" w:author="David C. Perez Lopez" w:date="2026-07-15T21:56:00Z">
          <w:pPr>
            <w:pStyle w:val="NormalWeb"/>
            <w:widowControl/>
            <w:shd w:val="clear" w:color="auto" w:fill="FFFFFF"/>
            <w:spacing w:beforeAutospacing="0" w:after="120" w:afterAutospacing="0"/>
            <w:jc w:val="both"/>
          </w:pPr>
        </w:pPrChange>
      </w:pPr>
      <w:r w:rsidRPr="00BB4B6C">
        <w:t>El audio espacial del objetivo se intensifica al acercarse hasta un radio de unos veinticinco metros</w:t>
      </w:r>
      <w:del w:id="473" w:author="David C. Perez Lopez" w:date="2026-07-15T22:11:00Z">
        <w:r w:rsidRPr="00BB4B6C" w:rsidDel="00C56219">
          <w:delText xml:space="preserve"> (goalMaxDistance)</w:delText>
        </w:r>
      </w:del>
      <w:r w:rsidRPr="00BB4B6C">
        <w:t xml:space="preserve">, con un volumen mínimo residual para que la meta nunca desaparezca por completo del paisaje sonoro. El </w:t>
      </w:r>
      <w:r w:rsidRPr="00BB4B6C">
        <w:t xml:space="preserve">audio de peligro </w:t>
      </w:r>
      <w:del w:id="474" w:author="David C. Perez Lopez" w:date="2026-07-15T22:11:00Z">
        <w:r w:rsidRPr="00BB4B6C" w:rsidDel="00C56219">
          <w:delText xml:space="preserve">pulsa </w:delText>
        </w:r>
      </w:del>
      <w:ins w:id="475" w:author="David C. Perez Lopez" w:date="2026-07-15T22:11:00Z">
        <w:r w:rsidR="00C56219">
          <w:t>suena</w:t>
        </w:r>
        <w:r w:rsidR="00C56219" w:rsidRPr="00BB4B6C">
          <w:t xml:space="preserve"> </w:t>
        </w:r>
      </w:ins>
      <w:r w:rsidRPr="00BB4B6C">
        <w:t xml:space="preserve">cuando el jugador está en la calzada y se silencia </w:t>
      </w:r>
      <w:del w:id="476" w:author="David C. Perez Lopez" w:date="2026-07-15T22:11:00Z">
        <w:r w:rsidRPr="00BB4B6C" w:rsidDel="00C56219">
          <w:delText xml:space="preserve">en </w:delText>
        </w:r>
      </w:del>
      <w:ins w:id="477" w:author="David C. Perez Lopez" w:date="2026-07-15T22:11:00Z">
        <w:r w:rsidR="00C56219">
          <w:t xml:space="preserve">al </w:t>
        </w:r>
      </w:ins>
      <w:ins w:id="478" w:author="David C. Perez Lopez" w:date="2026-07-15T22:12:00Z">
        <w:r w:rsidR="00C56219">
          <w:t>llegar a la</w:t>
        </w:r>
      </w:ins>
      <w:ins w:id="479" w:author="David C. Perez Lopez" w:date="2026-07-15T22:11:00Z">
        <w:r w:rsidR="00C56219" w:rsidRPr="00BB4B6C">
          <w:t xml:space="preserve"> </w:t>
        </w:r>
      </w:ins>
      <w:r w:rsidRPr="00BB4B6C">
        <w:t>acera</w:t>
      </w:r>
      <w:del w:id="480" w:author="David C. Perez Lopez" w:date="2026-07-15T22:12:00Z">
        <w:r w:rsidRPr="00BB4B6C" w:rsidDel="00C56219">
          <w:delText xml:space="preserve"> gracias al PlayerSidewalkTracker</w:delText>
        </w:r>
      </w:del>
      <w:r w:rsidRPr="00BB4B6C">
        <w:t>, con intervalos que se acortan al aproximarse a zonas de mayor riesgo</w:t>
      </w:r>
      <w:del w:id="481" w:author="David C. Perez Lopez" w:date="2026-07-15T22:12:00Z">
        <w:r w:rsidRPr="00BB4B6C" w:rsidDel="00C56219">
          <w:delText xml:space="preserve"> (dangerSlowInterval</w:delText>
        </w:r>
        <w:r w:rsidDel="00C56219">
          <w:rPr>
            <w:color w:val="000000"/>
            <w:szCs w:val="22"/>
            <w:shd w:val="clear" w:color="auto" w:fill="FFFFFF"/>
          </w:rPr>
          <w:delText xml:space="preserve"> / dangerFastInterval)</w:delText>
        </w:r>
      </w:del>
      <w:r>
        <w:rPr>
          <w:color w:val="000000"/>
          <w:szCs w:val="22"/>
          <w:shd w:val="clear" w:color="auto" w:fill="FFFFFF"/>
        </w:rPr>
        <w:t>.</w:t>
      </w:r>
    </w:p>
    <w:p w14:paraId="60A7B91F" w14:textId="7D716FE0" w:rsidR="00695C48" w:rsidRDefault="009B0E5E" w:rsidP="00793E5C">
      <w:pPr>
        <w:rPr>
          <w:color w:val="000000"/>
          <w:szCs w:val="22"/>
        </w:rPr>
        <w:pPrChange w:id="482" w:author="David C. Perez Lopez" w:date="2026-07-15T21:56:00Z">
          <w:pPr>
            <w:pStyle w:val="NormalWeb"/>
            <w:widowControl/>
            <w:shd w:val="clear" w:color="auto" w:fill="FFFFFF"/>
            <w:spacing w:beforeAutospacing="0" w:after="120" w:afterAutospacing="0"/>
            <w:jc w:val="both"/>
          </w:pPr>
        </w:pPrChange>
      </w:pPr>
      <w:r>
        <w:rPr>
          <w:color w:val="000000"/>
          <w:szCs w:val="22"/>
          <w:shd w:val="clear" w:color="auto" w:fill="FFFFFF"/>
        </w:rPr>
        <w:t xml:space="preserve">Los semáforos alternan dos </w:t>
      </w:r>
      <w:r>
        <w:rPr>
          <w:color w:val="000000"/>
          <w:szCs w:val="22"/>
          <w:shd w:val="clear" w:color="auto" w:fill="FFFFFF"/>
        </w:rPr>
        <w:t xml:space="preserve">grupos cada </w:t>
      </w:r>
      <w:r w:rsidRPr="00BB4B6C">
        <w:t xml:space="preserve">dieciocho segundos, con una pausa de 0,8 segundos entre fases, y reproducen un tono en bucle mientras el grupo está activo; el tráfico del eje correspondiente se detiene en consecuencia. El </w:t>
      </w:r>
      <w:del w:id="483" w:author="David C. Perez Lopez" w:date="2026-07-15T22:13:00Z">
        <w:r w:rsidRPr="00BB4B6C" w:rsidDel="00A211C8">
          <w:delText xml:space="preserve">TrafficLightController </w:delText>
        </w:r>
      </w:del>
      <w:ins w:id="484" w:author="David C. Perez Lopez" w:date="2026-07-15T22:13:00Z">
        <w:r w:rsidR="00A211C8">
          <w:t>sistema</w:t>
        </w:r>
        <w:r w:rsidR="00A211C8" w:rsidRPr="00BB4B6C">
          <w:t xml:space="preserve"> </w:t>
        </w:r>
      </w:ins>
      <w:r w:rsidRPr="00BB4B6C">
        <w:t xml:space="preserve">vincula cada grupo con un </w:t>
      </w:r>
      <w:del w:id="485" w:author="David C. Perez Lopez" w:date="2026-07-15T22:13:00Z">
        <w:r w:rsidRPr="00BB4B6C" w:rsidDel="00A211C8">
          <w:delText>spawn</w:delText>
        </w:r>
        <w:r w:rsidRPr="00BB4B6C" w:rsidDel="00A211C8">
          <w:delText xml:space="preserve">er </w:delText>
        </w:r>
      </w:del>
      <w:ins w:id="486" w:author="David C. Perez Lopez" w:date="2026-07-15T22:13:00Z">
        <w:r w:rsidR="00A211C8">
          <w:t>generador de tráfico</w:t>
        </w:r>
        <w:r w:rsidR="00A211C8" w:rsidRPr="00BB4B6C">
          <w:t xml:space="preserve"> </w:t>
        </w:r>
      </w:ins>
      <w:r w:rsidRPr="00BB4B6C">
        <w:t>—norte-sur o este-oeste— de forma que la señal sonora no solo informe al peatón, sino que también condicione el movimiento visible de vehículos en el eje activo. Esa coherencia entre oído y movimiento del entorno fue clave para que la señal se interpret</w:t>
      </w:r>
      <w:r w:rsidRPr="00BB4B6C">
        <w:t>ara como referencia temporal y no como ruido ambiental.</w:t>
      </w:r>
    </w:p>
    <w:p w14:paraId="1D75B84D" w14:textId="77777777" w:rsidR="00695C48" w:rsidRDefault="009B0E5E" w:rsidP="00276764">
      <w:pPr>
        <w:pStyle w:val="Ttulo3"/>
        <w:pPrChange w:id="487" w:author="David C. Perez Lopez" w:date="2026-07-15T21:57:00Z">
          <w:pPr>
            <w:pStyle w:val="NormalWeb"/>
            <w:widowControl/>
            <w:shd w:val="clear" w:color="auto" w:fill="FFFFFF"/>
            <w:spacing w:before="120" w:beforeAutospacing="0" w:after="60" w:afterAutospacing="0"/>
          </w:pPr>
        </w:pPrChange>
      </w:pPr>
      <w:r>
        <w:rPr>
          <w:shd w:val="clear" w:color="auto" w:fill="FFFFFF"/>
        </w:rPr>
        <w:t>Daño, peligro y mapa de interacción</w:t>
      </w:r>
    </w:p>
    <w:p w14:paraId="482C13E0" w14:textId="2106D6A7" w:rsidR="00695C48" w:rsidRDefault="009B0E5E" w:rsidP="00BB4B6C">
      <w:pPr>
        <w:rPr>
          <w:szCs w:val="22"/>
        </w:rPr>
      </w:pPr>
      <w:r>
        <w:rPr>
          <w:shd w:val="clear" w:color="auto" w:fill="FFFFFF"/>
        </w:rPr>
        <w:t xml:space="preserve">Los obstáculos </w:t>
      </w:r>
      <w:del w:id="488" w:author="David C. Perez Lopez" w:date="2026-07-15T22:15:00Z">
        <w:r w:rsidDel="00833C34">
          <w:rPr>
            <w:shd w:val="clear" w:color="auto" w:fill="FFFFFF"/>
          </w:rPr>
          <w:delText xml:space="preserve">con DamageObject </w:delText>
        </w:r>
      </w:del>
      <w:r>
        <w:rPr>
          <w:shd w:val="clear" w:color="auto" w:fill="FFFFFF"/>
        </w:rPr>
        <w:t>restan salud, incrementan el contador de colisiones y muestran un mensaje breve</w:t>
      </w:r>
      <w:del w:id="489" w:author="David C. Perez Lopez" w:date="2026-07-15T22:15:00Z">
        <w:r w:rsidDel="00833C34">
          <w:rPr>
            <w:shd w:val="clear" w:color="auto" w:fill="FFFFFF"/>
          </w:rPr>
          <w:delText xml:space="preserve"> en ObstacleHitHintUI</w:delText>
        </w:r>
      </w:del>
      <w:r>
        <w:rPr>
          <w:shd w:val="clear" w:color="auto" w:fill="FFFFFF"/>
        </w:rPr>
        <w:t>. Las zonas de peligro aplican d</w:t>
      </w:r>
      <w:r>
        <w:rPr>
          <w:shd w:val="clear" w:color="auto" w:fill="FFFFFF"/>
        </w:rPr>
        <w:t xml:space="preserve">año periódico sin contar como colisión. </w:t>
      </w:r>
      <w:del w:id="490" w:author="David C. Perez Lopez" w:date="2026-07-15T22:19:00Z">
        <w:r w:rsidDel="00F03883">
          <w:rPr>
            <w:shd w:val="clear" w:color="auto" w:fill="FFFFFF"/>
          </w:rPr>
          <w:delText>Los peatones incorporan un componente de contacto independiente que reduce</w:delText>
        </w:r>
      </w:del>
      <w:ins w:id="491" w:author="David C. Perez Lopez" w:date="2026-07-15T22:19:00Z">
        <w:r w:rsidR="00F03883">
          <w:rPr>
            <w:shd w:val="clear" w:color="auto" w:fill="FFFFFF"/>
          </w:rPr>
          <w:t>Además, los peatones reducen</w:t>
        </w:r>
      </w:ins>
      <w:r>
        <w:rPr>
          <w:shd w:val="clear" w:color="auto" w:fill="FFFFFF"/>
        </w:rPr>
        <w:t xml:space="preserve"> la salud cuando chocan con el jugador. De este modo, el sistema diferencia un impacto con un objeto, el contacto con otro usuario de la acera</w:t>
      </w:r>
      <w:r>
        <w:rPr>
          <w:shd w:val="clear" w:color="auto" w:fill="FFFFFF"/>
        </w:rPr>
        <w:t xml:space="preserve"> y la permanencia en una zona insegura.</w:t>
      </w:r>
    </w:p>
    <w:p w14:paraId="5E03512A" w14:textId="77777777" w:rsidR="00695C48" w:rsidRDefault="009B0E5E" w:rsidP="00BB4B6C">
      <w:pPr>
        <w:rPr>
          <w:szCs w:val="22"/>
        </w:rPr>
      </w:pPr>
      <w:r>
        <w:rPr>
          <w:szCs w:val="22"/>
          <w:shd w:val="clear" w:color="auto" w:fill="FFFFFF"/>
        </w:rPr>
        <w:t>En la Figura 11 se resume en planta la disposición de zonas seguras de acera, zonas de peligro en la calzada, los tres puntos de tarea y el GoalZone junto a la entrada del metro. Este diagrama cerró la fase de diseño</w:t>
      </w:r>
      <w:r>
        <w:rPr>
          <w:szCs w:val="22"/>
          <w:shd w:val="clear" w:color="auto" w:fill="FFFFFF"/>
        </w:rPr>
        <w:t xml:space="preserve"> de interacción: permitió comprobar que ningún activador quedaba aislado del sistema de audio o del flujo de tareas, y que el usuario siempre atraviesa, en orden, una zona de exploración, una zona de exposición y una zona de cierre orientado por meta sonor</w:t>
      </w:r>
      <w:r>
        <w:rPr>
          <w:szCs w:val="22"/>
          <w:shd w:val="clear" w:color="auto" w:fill="FFFFFF"/>
        </w:rPr>
        <w:t>a.</w:t>
      </w:r>
    </w:p>
    <w:p w14:paraId="404D9B77" w14:textId="77777777" w:rsidR="00695C48" w:rsidRDefault="009B0E5E">
      <w:pPr>
        <w:widowControl/>
        <w:spacing w:after="0"/>
        <w:jc w:val="center"/>
        <w:rPr>
          <w:sz w:val="24"/>
          <w:lang w:val="en-US"/>
        </w:rPr>
      </w:pPr>
      <w:r>
        <w:rPr>
          <w:rFonts w:eastAsia="SimSun"/>
          <w:noProof/>
          <w:kern w:val="0"/>
          <w:sz w:val="24"/>
          <w:lang w:val="en-US" w:bidi="ar"/>
        </w:rPr>
        <w:lastRenderedPageBreak/>
        <w:drawing>
          <wp:inline distT="0" distB="0" distL="114300" distR="114300" wp14:anchorId="42D5257E" wp14:editId="060C38C1">
            <wp:extent cx="4860290" cy="4900295"/>
            <wp:effectExtent l="0" t="0" r="3810" b="1905"/>
            <wp:docPr id="26"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1" descr="IMG_266"/>
                    <pic:cNvPicPr>
                      <a:picLocks noChangeAspect="1"/>
                    </pic:cNvPicPr>
                  </pic:nvPicPr>
                  <pic:blipFill>
                    <a:blip r:embed="rId23"/>
                    <a:stretch>
                      <a:fillRect/>
                    </a:stretch>
                  </pic:blipFill>
                  <pic:spPr>
                    <a:xfrm>
                      <a:off x="0" y="0"/>
                      <a:ext cx="4860290" cy="4900295"/>
                    </a:xfrm>
                    <a:prstGeom prst="rect">
                      <a:avLst/>
                    </a:prstGeom>
                    <a:noFill/>
                    <a:ln w="9525">
                      <a:noFill/>
                    </a:ln>
                  </pic:spPr>
                </pic:pic>
              </a:graphicData>
            </a:graphic>
          </wp:inline>
        </w:drawing>
      </w:r>
    </w:p>
    <w:p w14:paraId="7C51EA96" w14:textId="77777777" w:rsidR="00695C48" w:rsidRDefault="009B0E5E">
      <w:pPr>
        <w:pStyle w:val="NormalWeb"/>
        <w:widowControl/>
        <w:shd w:val="clear" w:color="auto" w:fill="FFFFFF"/>
        <w:spacing w:before="40" w:beforeAutospacing="0" w:after="160" w:afterAutospacing="0"/>
        <w:jc w:val="center"/>
        <w:rPr>
          <w:color w:val="000000"/>
          <w:sz w:val="22"/>
          <w:szCs w:val="22"/>
        </w:rPr>
      </w:pPr>
      <w:r>
        <w:rPr>
          <w:i/>
          <w:iCs/>
          <w:color w:val="000000"/>
          <w:sz w:val="18"/>
          <w:szCs w:val="18"/>
          <w:shd w:val="clear" w:color="auto" w:fill="FFFFFF"/>
        </w:rPr>
        <w:t>Figura 11. Esquema en planta del cruce, las zonas de riesgo y los objetivos. Elaboración propia.</w:t>
      </w:r>
    </w:p>
    <w:p w14:paraId="6DA16BD5" w14:textId="77777777" w:rsidR="00695C48" w:rsidRDefault="009B0E5E">
      <w:r>
        <w:br w:type="page"/>
      </w:r>
    </w:p>
    <w:p w14:paraId="64B2C795" w14:textId="37430DC5" w:rsidR="00695C48" w:rsidRDefault="009B0E5E">
      <w:pPr>
        <w:pStyle w:val="Ttulo1"/>
      </w:pPr>
      <w:bookmarkStart w:id="492" w:name="_Toc234946577"/>
      <w:r>
        <w:lastRenderedPageBreak/>
        <w:t>Desarrollo de la solución</w:t>
      </w:r>
      <w:bookmarkEnd w:id="492"/>
    </w:p>
    <w:p w14:paraId="399F8D0D" w14:textId="09438B1F" w:rsidR="00695C48" w:rsidRDefault="009B0E5E" w:rsidP="00BB4B6C">
      <w:r>
        <w:rPr>
          <w:shd w:val="clear" w:color="auto" w:fill="FFFFFF"/>
        </w:rPr>
        <w:t xml:space="preserve">A continuación se describen los pasos seguidos para desarrollar el prototipo, desde la configuración inicial en Unity </w:t>
      </w:r>
      <w:r>
        <w:rPr>
          <w:shd w:val="clear" w:color="auto" w:fill="FFFFFF"/>
        </w:rPr>
        <w:t xml:space="preserve">hasta la integración de los sistemas de interacción </w:t>
      </w:r>
      <w:del w:id="493" w:author="David C. Perez Lopez" w:date="2026-07-15T17:09:00Z">
        <w:r w:rsidDel="00AA0734">
          <w:rPr>
            <w:shd w:val="clear" w:color="auto" w:fill="FFFFFF"/>
          </w:rPr>
          <w:delText>VR</w:delText>
        </w:r>
      </w:del>
      <w:ins w:id="494" w:author="David C. Perez Lopez" w:date="2026-07-15T17:09:00Z">
        <w:r w:rsidR="00AA0734">
          <w:rPr>
            <w:shd w:val="clear" w:color="auto" w:fill="FFFFFF"/>
          </w:rPr>
          <w:t>RV</w:t>
        </w:r>
      </w:ins>
      <w:r>
        <w:rPr>
          <w:shd w:val="clear" w:color="auto" w:fill="FFFFFF"/>
        </w:rPr>
        <w:t>, la lógica de tareas, el tráfico y el audio espacial. La descripción abarca la creación del proyecto con URP, la organización de carpetas, la importación de modelos, la puesta en marcha de</w:t>
      </w:r>
      <w:del w:id="495" w:author="David C. Perez Lopez" w:date="2026-07-15T22:25:00Z">
        <w:r w:rsidDel="00F866F5">
          <w:rPr>
            <w:shd w:val="clear" w:color="auto" w:fill="FFFFFF"/>
          </w:rPr>
          <w:delText>l</w:delText>
        </w:r>
      </w:del>
      <w:r>
        <w:rPr>
          <w:shd w:val="clear" w:color="auto" w:fill="FFFFFF"/>
        </w:rPr>
        <w:t xml:space="preserve"> XR Interact</w:t>
      </w:r>
      <w:r>
        <w:rPr>
          <w:shd w:val="clear" w:color="auto" w:fill="FFFFFF"/>
        </w:rPr>
        <w:t>ion Toolkit y la programación de los módulos en C#, así como las pruebas en PC y Meta Quest 2.</w:t>
      </w:r>
    </w:p>
    <w:p w14:paraId="38F2F11B" w14:textId="7C6C713D" w:rsidR="00695C48" w:rsidRDefault="009B0E5E" w:rsidP="00BB4B6C">
      <w:del w:id="496" w:author="David C. Perez Lopez" w:date="2026-07-15T22:26:00Z">
        <w:r w:rsidDel="00F866F5">
          <w:rPr>
            <w:shd w:val="clear" w:color="auto" w:fill="FFFFFF"/>
          </w:rPr>
          <w:delText>Organicé la</w:delText>
        </w:r>
      </w:del>
      <w:ins w:id="497" w:author="David C. Perez Lopez" w:date="2026-07-15T22:26:00Z">
        <w:r w:rsidR="00F866F5">
          <w:rPr>
            <w:shd w:val="clear" w:color="auto" w:fill="FFFFFF"/>
          </w:rPr>
          <w:t>La</w:t>
        </w:r>
      </w:ins>
      <w:r>
        <w:rPr>
          <w:shd w:val="clear" w:color="auto" w:fill="FFFFFF"/>
        </w:rPr>
        <w:t xml:space="preserve"> implementación </w:t>
      </w:r>
      <w:ins w:id="498" w:author="David C. Perez Lopez" w:date="2026-07-15T22:26:00Z">
        <w:r w:rsidR="00F866F5">
          <w:rPr>
            <w:shd w:val="clear" w:color="auto" w:fill="FFFFFF"/>
          </w:rPr>
          <w:t xml:space="preserve">se organizó </w:t>
        </w:r>
      </w:ins>
      <w:r>
        <w:rPr>
          <w:shd w:val="clear" w:color="auto" w:fill="FFFFFF"/>
        </w:rPr>
        <w:t xml:space="preserve">de lo general a lo particular: primero un entorno ejecutable con locomoción </w:t>
      </w:r>
      <w:del w:id="499" w:author="David C. Perez Lopez" w:date="2026-07-15T17:09:00Z">
        <w:r w:rsidDel="00AA0734">
          <w:rPr>
            <w:shd w:val="clear" w:color="auto" w:fill="FFFFFF"/>
          </w:rPr>
          <w:delText xml:space="preserve">VR </w:delText>
        </w:r>
      </w:del>
      <w:ins w:id="500" w:author="David C. Perez Lopez" w:date="2026-07-15T17:09:00Z">
        <w:r w:rsidR="00AA0734">
          <w:rPr>
            <w:shd w:val="clear" w:color="auto" w:fill="FFFFFF"/>
          </w:rPr>
          <w:t>RV</w:t>
        </w:r>
        <w:r w:rsidR="00AA0734">
          <w:rPr>
            <w:shd w:val="clear" w:color="auto" w:fill="FFFFFF"/>
          </w:rPr>
          <w:t xml:space="preserve"> </w:t>
        </w:r>
      </w:ins>
      <w:r>
        <w:rPr>
          <w:shd w:val="clear" w:color="auto" w:fill="FFFFFF"/>
        </w:rPr>
        <w:t xml:space="preserve">estable, después los apoyos de accesibilidad —modos de </w:t>
      </w:r>
      <w:r>
        <w:rPr>
          <w:shd w:val="clear" w:color="auto" w:fill="FFFFFF"/>
        </w:rPr>
        <w:t>visión, bastón, audio— y por último los sistemas que conviven en la misma escena y pueden interferir entre sí, como el tráfico, los semáforos y el mezclado sonoro. Esa secuencia respondió tanto al tiempo disponible del TFG como a la necesidad de probar cad</w:t>
      </w:r>
      <w:r>
        <w:rPr>
          <w:shd w:val="clear" w:color="auto" w:fill="FFFFFF"/>
        </w:rPr>
        <w:t>a bloque de forma aislada antes de integrarlo en Level_Street.</w:t>
      </w:r>
    </w:p>
    <w:p w14:paraId="5B187A4A" w14:textId="25F95D0A" w:rsidR="00695C48" w:rsidRDefault="009B0E5E" w:rsidP="00BB4B6C">
      <w:r>
        <w:rPr>
          <w:shd w:val="clear" w:color="auto" w:fill="FFFFFF"/>
        </w:rPr>
        <w:t xml:space="preserve">En la práctica, </w:t>
      </w:r>
      <w:del w:id="501" w:author="David C. Perez Lopez" w:date="2026-07-15T22:26:00Z">
        <w:r w:rsidDel="00F866F5">
          <w:rPr>
            <w:shd w:val="clear" w:color="auto" w:fill="FFFFFF"/>
          </w:rPr>
          <w:delText xml:space="preserve">repartí </w:delText>
        </w:r>
      </w:del>
      <w:r>
        <w:rPr>
          <w:shd w:val="clear" w:color="auto" w:fill="FFFFFF"/>
        </w:rPr>
        <w:t>el desarrollo</w:t>
      </w:r>
      <w:ins w:id="502" w:author="David C. Perez Lopez" w:date="2026-07-15T22:26:00Z">
        <w:r w:rsidR="00F866F5">
          <w:rPr>
            <w:shd w:val="clear" w:color="auto" w:fill="FFFFFF"/>
          </w:rPr>
          <w:t xml:space="preserve"> se dividió</w:t>
        </w:r>
      </w:ins>
      <w:r>
        <w:rPr>
          <w:shd w:val="clear" w:color="auto" w:fill="FFFFFF"/>
        </w:rPr>
        <w:t xml:space="preserve"> entre tres tipos de trabajo que se solaparon en distintas fases. El primero fue de configuración: versión de Unity, paquetes XR, sistema de renderizado y e</w:t>
      </w:r>
      <w:r>
        <w:rPr>
          <w:shd w:val="clear" w:color="auto" w:fill="FFFFFF"/>
        </w:rPr>
        <w:t>structura de carpetas. El segundo correspondió a la creación de contenido: importación de modelos FBX, materiales, prefabs de vehículos y montaje de la escena urbana. El tercero fue de programación: scripts en C# para el flujo de partida, las tareas, el da</w:t>
      </w:r>
      <w:r>
        <w:rPr>
          <w:shd w:val="clear" w:color="auto" w:fill="FFFFFF"/>
        </w:rPr>
        <w:t xml:space="preserve">ño, el tráfico, los peatones y el audio espacial. Cada vez que un módulo funcionaba en una escena de prueba, </w:t>
      </w:r>
      <w:del w:id="503" w:author="David C. Perez Lopez" w:date="2026-07-15T22:28:00Z">
        <w:r w:rsidDel="00F866F5">
          <w:rPr>
            <w:shd w:val="clear" w:color="auto" w:fill="FFFFFF"/>
          </w:rPr>
          <w:delText xml:space="preserve">lo </w:delText>
        </w:r>
      </w:del>
      <w:ins w:id="504" w:author="David C. Perez Lopez" w:date="2026-07-15T22:28:00Z">
        <w:r w:rsidR="00F866F5">
          <w:rPr>
            <w:shd w:val="clear" w:color="auto" w:fill="FFFFFF"/>
          </w:rPr>
          <w:t>se</w:t>
        </w:r>
        <w:r w:rsidR="00F866F5">
          <w:rPr>
            <w:shd w:val="clear" w:color="auto" w:fill="FFFFFF"/>
          </w:rPr>
          <w:t xml:space="preserve"> </w:t>
        </w:r>
      </w:ins>
      <w:r>
        <w:rPr>
          <w:shd w:val="clear" w:color="auto" w:fill="FFFFFF"/>
        </w:rPr>
        <w:t>incorporaba a la escena principal y registraba el avance en Git, de modo que podía regresar a un estado estable si una integración afectaba a un</w:t>
      </w:r>
      <w:r>
        <w:rPr>
          <w:shd w:val="clear" w:color="auto" w:fill="FFFFFF"/>
        </w:rPr>
        <w:t>a función ya validada.</w:t>
      </w:r>
    </w:p>
    <w:p w14:paraId="5CF08A4E" w14:textId="77777777" w:rsidR="0083077C" w:rsidRDefault="0083077C" w:rsidP="0083077C">
      <w:pPr>
        <w:pStyle w:val="Ttulo2"/>
        <w:rPr>
          <w:ins w:id="505" w:author="David C. Perez Lopez" w:date="2026-07-15T23:48:00Z"/>
        </w:rPr>
      </w:pPr>
      <w:bookmarkStart w:id="506" w:name="_Toc234946578"/>
      <w:ins w:id="507" w:author="David C. Perez Lopez" w:date="2026-07-15T23:48:00Z">
        <w:r>
          <w:t>Modelado</w:t>
        </w:r>
      </w:ins>
    </w:p>
    <w:p w14:paraId="64B05D1A" w14:textId="7E6C4C09" w:rsidR="0083077C" w:rsidRDefault="0083077C" w:rsidP="0083077C">
      <w:pPr>
        <w:rPr>
          <w:ins w:id="508" w:author="David C. Perez Lopez" w:date="2026-07-15T23:48:00Z"/>
        </w:rPr>
      </w:pPr>
      <w:ins w:id="509" w:author="David C. Perez Lopez" w:date="2026-07-15T23:48:00Z">
        <w:r>
          <w:t xml:space="preserve">Comenta los modelos que has hecho tú, añade alguna imagen, que no ocupe mucho este </w:t>
        </w:r>
        <w:r w:rsidR="00EC3C34">
          <w:t>sub</w:t>
        </w:r>
        <w:r>
          <w:t xml:space="preserve">apartado </w:t>
        </w:r>
      </w:ins>
    </w:p>
    <w:p w14:paraId="55184EC9" w14:textId="66F87514" w:rsidR="00695C48" w:rsidRDefault="009B0E5E">
      <w:pPr>
        <w:pStyle w:val="Ttulo2"/>
      </w:pPr>
      <w:r>
        <w:t>Software</w:t>
      </w:r>
      <w:bookmarkEnd w:id="506"/>
    </w:p>
    <w:p w14:paraId="2093500F" w14:textId="3C365EB4" w:rsidR="00695C48" w:rsidRDefault="009B0E5E" w:rsidP="00BB4B6C">
      <w:pPr>
        <w:rPr>
          <w:szCs w:val="22"/>
        </w:rPr>
      </w:pPr>
      <w:del w:id="510" w:author="David C. Perez Lopez" w:date="2026-07-15T22:36:00Z">
        <w:r w:rsidDel="00EC2F77">
          <w:rPr>
            <w:shd w:val="clear" w:color="auto" w:fill="FFFFFF"/>
          </w:rPr>
          <w:delText>Configuré el proyecto en Unity Hub con la versión 6000.0.58f2</w:delText>
        </w:r>
      </w:del>
      <w:ins w:id="511" w:author="David C. Perez Lopez" w:date="2026-07-15T22:36:00Z">
        <w:r w:rsidR="00EC2F77">
          <w:rPr>
            <w:shd w:val="clear" w:color="auto" w:fill="FFFFFF"/>
          </w:rPr>
          <w:t>Para el desarrollo</w:t>
        </w:r>
      </w:ins>
      <w:del w:id="512" w:author="David C. Perez Lopez" w:date="2026-07-15T22:36:00Z">
        <w:r w:rsidDel="00EC2F77">
          <w:rPr>
            <w:shd w:val="clear" w:color="auto" w:fill="FFFFFF"/>
          </w:rPr>
          <w:delText>.</w:delText>
        </w:r>
      </w:del>
      <w:r>
        <w:rPr>
          <w:shd w:val="clear" w:color="auto" w:fill="FFFFFF"/>
        </w:rPr>
        <w:t xml:space="preserve"> </w:t>
      </w:r>
      <w:del w:id="513" w:author="David C. Perez Lopez" w:date="2026-07-15T22:36:00Z">
        <w:r w:rsidDel="00EC2F77">
          <w:rPr>
            <w:shd w:val="clear" w:color="auto" w:fill="FFFFFF"/>
          </w:rPr>
          <w:delText xml:space="preserve">Se </w:delText>
        </w:r>
      </w:del>
      <w:ins w:id="514" w:author="David C. Perez Lopez" w:date="2026-07-15T22:36:00Z">
        <w:r w:rsidR="00EC2F77">
          <w:rPr>
            <w:shd w:val="clear" w:color="auto" w:fill="FFFFFF"/>
          </w:rPr>
          <w:t>s</w:t>
        </w:r>
        <w:r w:rsidR="00EC2F77">
          <w:rPr>
            <w:shd w:val="clear" w:color="auto" w:fill="FFFFFF"/>
          </w:rPr>
          <w:t xml:space="preserve">e </w:t>
        </w:r>
      </w:ins>
      <w:r>
        <w:rPr>
          <w:shd w:val="clear" w:color="auto" w:fill="FFFFFF"/>
        </w:rPr>
        <w:t>eligió Unity porque concentra en un solo entorno la escena, la física, el audio, la interfaz y la lógica de juego, y porque ya se había utilizado en asign</w:t>
      </w:r>
      <w:r>
        <w:rPr>
          <w:shd w:val="clear" w:color="auto" w:fill="FFFFFF"/>
        </w:rPr>
        <w:t xml:space="preserve">aturas anteriores del grado. Como editor de código </w:t>
      </w:r>
      <w:del w:id="515" w:author="David C. Perez Lopez" w:date="2026-07-15T22:37:00Z">
        <w:r w:rsidDel="00EC2F77">
          <w:rPr>
            <w:shd w:val="clear" w:color="auto" w:fill="FFFFFF"/>
          </w:rPr>
          <w:delText xml:space="preserve">utilicé </w:delText>
        </w:r>
      </w:del>
      <w:ins w:id="516" w:author="David C. Perez Lopez" w:date="2026-07-15T22:37:00Z">
        <w:r w:rsidR="00EC2F77">
          <w:rPr>
            <w:shd w:val="clear" w:color="auto" w:fill="FFFFFF"/>
          </w:rPr>
          <w:t>se utilizó</w:t>
        </w:r>
        <w:r w:rsidR="00EC2F77">
          <w:rPr>
            <w:shd w:val="clear" w:color="auto" w:fill="FFFFFF"/>
          </w:rPr>
          <w:t xml:space="preserve"> </w:t>
        </w:r>
      </w:ins>
      <w:r>
        <w:rPr>
          <w:shd w:val="clear" w:color="auto" w:fill="FFFFFF"/>
        </w:rPr>
        <w:t xml:space="preserve">Visual Studio, integrado con Unity mediante el paquete com.unity.ide.visualstudio para depurar scripts C#, poner breakpoints </w:t>
      </w:r>
      <w:del w:id="517" w:author="David C. Perez Lopez" w:date="2026-07-15T22:37:00Z">
        <w:r w:rsidDel="00EC2F77">
          <w:rPr>
            <w:shd w:val="clear" w:color="auto" w:fill="FFFFFF"/>
          </w:rPr>
          <w:delText xml:space="preserve">en GameManager o TrafficLightController </w:delText>
        </w:r>
      </w:del>
      <w:r>
        <w:rPr>
          <w:shd w:val="clear" w:color="auto" w:fill="FFFFFF"/>
        </w:rPr>
        <w:t>y revisar en tiempo de ejecución</w:t>
      </w:r>
      <w:r>
        <w:rPr>
          <w:shd w:val="clear" w:color="auto" w:fill="FFFFFF"/>
        </w:rPr>
        <w:t xml:space="preserve"> qué referencias faltaban en el Inspector.</w:t>
      </w:r>
    </w:p>
    <w:p w14:paraId="4E731D86" w14:textId="795E0704" w:rsidR="00695C48" w:rsidRDefault="009B0E5E" w:rsidP="00BB4B6C">
      <w:pPr>
        <w:rPr>
          <w:szCs w:val="22"/>
        </w:rPr>
      </w:pPr>
      <w:r>
        <w:rPr>
          <w:shd w:val="clear" w:color="auto" w:fill="FFFFFF"/>
        </w:rPr>
        <w:t xml:space="preserve">Para el renderizado </w:t>
      </w:r>
      <w:del w:id="518" w:author="David C. Perez Lopez" w:date="2026-07-15T22:38:00Z">
        <w:r w:rsidDel="00EC2F77">
          <w:rPr>
            <w:shd w:val="clear" w:color="auto" w:fill="FFFFFF"/>
          </w:rPr>
          <w:delText xml:space="preserve">activé </w:delText>
        </w:r>
      </w:del>
      <w:ins w:id="519" w:author="David C. Perez Lopez" w:date="2026-07-15T22:38:00Z">
        <w:r w:rsidR="00EC2F77">
          <w:rPr>
            <w:shd w:val="clear" w:color="auto" w:fill="FFFFFF"/>
          </w:rPr>
          <w:t>se activó</w:t>
        </w:r>
        <w:r w:rsidR="00EC2F77">
          <w:rPr>
            <w:shd w:val="clear" w:color="auto" w:fill="FFFFFF"/>
          </w:rPr>
          <w:t xml:space="preserve"> </w:t>
        </w:r>
      </w:ins>
      <w:r>
        <w:rPr>
          <w:shd w:val="clear" w:color="auto" w:fill="FFFFFF"/>
        </w:rPr>
        <w:t>Universal Render Pipeline</w:t>
      </w:r>
      <w:del w:id="520" w:author="David C. Perez Lopez" w:date="2026-07-15T22:38:00Z">
        <w:r w:rsidDel="00EC2F77">
          <w:rPr>
            <w:shd w:val="clear" w:color="auto" w:fill="FFFFFF"/>
          </w:rPr>
          <w:delText xml:space="preserve"> 17.0.4 y configuré </w:delText>
        </w:r>
      </w:del>
      <w:ins w:id="521" w:author="David C. Perez Lopez" w:date="2026-07-15T22:38:00Z">
        <w:r w:rsidR="00EC2F77">
          <w:rPr>
            <w:shd w:val="clear" w:color="auto" w:fill="FFFFFF"/>
          </w:rPr>
          <w:t xml:space="preserve">, configurando </w:t>
        </w:r>
      </w:ins>
      <w:r>
        <w:rPr>
          <w:shd w:val="clear" w:color="auto" w:fill="FFFFFF"/>
        </w:rPr>
        <w:t xml:space="preserve">el asset PC_RPAsset con una calidad media orientada a RV. La prioridad no era el fotorrealismo, sino mantener un </w:t>
      </w:r>
      <w:r>
        <w:rPr>
          <w:shd w:val="clear" w:color="auto" w:fill="FFFFFF"/>
        </w:rPr>
        <w:t xml:space="preserve">framerate </w:t>
      </w:r>
      <w:r>
        <w:rPr>
          <w:shd w:val="clear" w:color="auto" w:fill="FFFFFF"/>
        </w:rPr>
        <w:t>estable con overla</w:t>
      </w:r>
      <w:r>
        <w:rPr>
          <w:shd w:val="clear" w:color="auto" w:fill="FFFFFF"/>
        </w:rPr>
        <w:t>ys activos, sombras razonables en objetos cercanos y materiales legibles para acera, asfalto y fachadas. En un simulador de visión limitada, la legibilidad del suelo y del borde de la calzada importa más que el detalle lejano de los edificios; por eso se a</w:t>
      </w:r>
      <w:r>
        <w:rPr>
          <w:shd w:val="clear" w:color="auto" w:fill="FFFFFF"/>
        </w:rPr>
        <w:t>justaron la iluminación y los materiales de Level_Street pensando en contraste y lectura cercana, no en una ciudad hiperdetallada. URP también facilitó mantener un perfil único para PC y visor</w:t>
      </w:r>
      <w:del w:id="522" w:author="David C. Perez Lopez" w:date="2026-07-15T22:43:00Z">
        <w:r w:rsidDel="005636E8">
          <w:rPr>
            <w:shd w:val="clear" w:color="auto" w:fill="FFFFFF"/>
          </w:rPr>
          <w:delText>, sin tener que rehacer shaders al cambiar de plataforma</w:delText>
        </w:r>
      </w:del>
      <w:r>
        <w:rPr>
          <w:shd w:val="clear" w:color="auto" w:fill="FFFFFF"/>
        </w:rPr>
        <w:t>.</w:t>
      </w:r>
    </w:p>
    <w:p w14:paraId="314081DC" w14:textId="1E226722" w:rsidR="00695C48" w:rsidRDefault="009B0E5E" w:rsidP="00BB4B6C">
      <w:pPr>
        <w:rPr>
          <w:szCs w:val="22"/>
        </w:rPr>
      </w:pPr>
      <w:r>
        <w:rPr>
          <w:shd w:val="clear" w:color="auto" w:fill="FFFFFF"/>
        </w:rPr>
        <w:lastRenderedPageBreak/>
        <w:t xml:space="preserve">La </w:t>
      </w:r>
      <w:del w:id="523" w:author="David C. Perez Lopez" w:date="2026-07-15T22:45:00Z">
        <w:r w:rsidDel="005636E8">
          <w:rPr>
            <w:shd w:val="clear" w:color="auto" w:fill="FFFFFF"/>
          </w:rPr>
          <w:delText>rea</w:delText>
        </w:r>
        <w:r w:rsidDel="005636E8">
          <w:rPr>
            <w:shd w:val="clear" w:color="auto" w:fill="FFFFFF"/>
          </w:rPr>
          <w:delText>lidad virtual</w:delText>
        </w:r>
      </w:del>
      <w:ins w:id="524" w:author="David C. Perez Lopez" w:date="2026-07-15T22:45:00Z">
        <w:r w:rsidR="005636E8">
          <w:rPr>
            <w:shd w:val="clear" w:color="auto" w:fill="FFFFFF"/>
          </w:rPr>
          <w:t>RV</w:t>
        </w:r>
      </w:ins>
      <w:r>
        <w:rPr>
          <w:shd w:val="clear" w:color="auto" w:fill="FFFFFF"/>
        </w:rPr>
        <w:t xml:space="preserve"> se implementó sobre OpenXR</w:t>
      </w:r>
      <w:ins w:id="525" w:author="David C. Perez Lopez" w:date="2026-07-15T22:46:00Z">
        <w:r w:rsidR="005636E8">
          <w:rPr>
            <w:shd w:val="clear" w:color="auto" w:fill="FFFFFF"/>
          </w:rPr>
          <w:t>.</w:t>
        </w:r>
      </w:ins>
      <w:del w:id="526" w:author="David C. Perez Lopez" w:date="2026-07-15T22:46:00Z">
        <w:r w:rsidDel="005636E8">
          <w:rPr>
            <w:shd w:val="clear" w:color="auto" w:fill="FFFFFF"/>
          </w:rPr>
          <w:delText xml:space="preserve"> </w:delText>
        </w:r>
        <w:r w:rsidDel="005636E8">
          <w:rPr>
            <w:shd w:val="clear" w:color="auto" w:fill="FFFFFF"/>
          </w:rPr>
          <w:delText xml:space="preserve">1.15.1. Instalé </w:delText>
        </w:r>
      </w:del>
      <w:ins w:id="527" w:author="David C. Perez Lopez" w:date="2026-07-15T22:46:00Z">
        <w:r w:rsidR="005636E8">
          <w:rPr>
            <w:shd w:val="clear" w:color="auto" w:fill="FFFFFF"/>
          </w:rPr>
          <w:t xml:space="preserve">Se </w:t>
        </w:r>
      </w:ins>
      <w:ins w:id="528" w:author="David C. Perez Lopez" w:date="2026-07-15T22:47:00Z">
        <w:r w:rsidR="005636E8">
          <w:rPr>
            <w:shd w:val="clear" w:color="auto" w:fill="FFFFFF"/>
          </w:rPr>
          <w:t xml:space="preserve">instaló </w:t>
        </w:r>
      </w:ins>
      <w:r>
        <w:rPr>
          <w:shd w:val="clear" w:color="auto" w:fill="FFFFFF"/>
        </w:rPr>
        <w:t xml:space="preserve">el </w:t>
      </w:r>
      <w:r>
        <w:rPr>
          <w:shd w:val="clear" w:color="auto" w:fill="FFFFFF"/>
        </w:rPr>
        <w:t xml:space="preserve">paquete desde el Package Manager, </w:t>
      </w:r>
      <w:del w:id="529" w:author="David C. Perez Lopez" w:date="2026-07-15T22:47:00Z">
        <w:r w:rsidDel="005636E8">
          <w:rPr>
            <w:shd w:val="clear" w:color="auto" w:fill="FFFFFF"/>
          </w:rPr>
          <w:delText xml:space="preserve">habilité </w:delText>
        </w:r>
      </w:del>
      <w:ins w:id="530" w:author="David C. Perez Lopez" w:date="2026-07-15T22:47:00Z">
        <w:r w:rsidR="005636E8">
          <w:rPr>
            <w:shd w:val="clear" w:color="auto" w:fill="FFFFFF"/>
          </w:rPr>
          <w:t>se habilitó</w:t>
        </w:r>
        <w:r w:rsidR="005636E8">
          <w:rPr>
            <w:shd w:val="clear" w:color="auto" w:fill="FFFFFF"/>
          </w:rPr>
          <w:t xml:space="preserve"> </w:t>
        </w:r>
      </w:ins>
      <w:r>
        <w:rPr>
          <w:shd w:val="clear" w:color="auto" w:fill="FFFFFF"/>
        </w:rPr>
        <w:t xml:space="preserve">el loader en Windows Standalone y </w:t>
      </w:r>
      <w:del w:id="531" w:author="David C. Perez Lopez" w:date="2026-07-15T22:47:00Z">
        <w:r w:rsidDel="005636E8">
          <w:rPr>
            <w:shd w:val="clear" w:color="auto" w:fill="FFFFFF"/>
          </w:rPr>
          <w:delText xml:space="preserve">configuré </w:delText>
        </w:r>
      </w:del>
      <w:ins w:id="532" w:author="David C. Perez Lopez" w:date="2026-07-15T22:47:00Z">
        <w:r w:rsidR="005636E8">
          <w:rPr>
            <w:shd w:val="clear" w:color="auto" w:fill="FFFFFF"/>
          </w:rPr>
          <w:t>se configuraron los</w:t>
        </w:r>
        <w:r w:rsidR="005636E8">
          <w:rPr>
            <w:shd w:val="clear" w:color="auto" w:fill="FFFFFF"/>
          </w:rPr>
          <w:t xml:space="preserve"> </w:t>
        </w:r>
      </w:ins>
      <w:r>
        <w:rPr>
          <w:shd w:val="clear" w:color="auto" w:fill="FFFFFF"/>
        </w:rPr>
        <w:t xml:space="preserve">perfiles para la familia Meta Quest y mandos Touch. Sobre esa base </w:t>
      </w:r>
      <w:del w:id="533" w:author="David C. Perez Lopez" w:date="2026-07-15T22:47:00Z">
        <w:r w:rsidDel="005636E8">
          <w:rPr>
            <w:shd w:val="clear" w:color="auto" w:fill="FFFFFF"/>
          </w:rPr>
          <w:delText xml:space="preserve">integré </w:delText>
        </w:r>
      </w:del>
      <w:ins w:id="534" w:author="David C. Perez Lopez" w:date="2026-07-15T22:47:00Z">
        <w:r w:rsidR="005636E8">
          <w:rPr>
            <w:shd w:val="clear" w:color="auto" w:fill="FFFFFF"/>
          </w:rPr>
          <w:t>se integró</w:t>
        </w:r>
        <w:r w:rsidR="005636E8">
          <w:rPr>
            <w:shd w:val="clear" w:color="auto" w:fill="FFFFFF"/>
          </w:rPr>
          <w:t xml:space="preserve"> </w:t>
        </w:r>
      </w:ins>
      <w:r>
        <w:rPr>
          <w:shd w:val="clear" w:color="auto" w:fill="FFFFFF"/>
        </w:rPr>
        <w:t>XR Interaction Toolkit</w:t>
      </w:r>
      <w:del w:id="535" w:author="David C. Perez Lopez" w:date="2026-07-15T22:48:00Z">
        <w:r w:rsidDel="005636E8">
          <w:rPr>
            <w:shd w:val="clear" w:color="auto" w:fill="FFFFFF"/>
          </w:rPr>
          <w:delText xml:space="preserve"> 3.0.10</w:delText>
        </w:r>
      </w:del>
      <w:r>
        <w:rPr>
          <w:shd w:val="clear" w:color="auto" w:fill="FFFFFF"/>
        </w:rPr>
        <w:t>, que</w:t>
      </w:r>
      <w:r>
        <w:rPr>
          <w:shd w:val="clear" w:color="auto" w:fill="FFFFFF"/>
        </w:rPr>
        <w:t xml:space="preserve"> aporta locomoción continua, interacción por rayo y envío de impulsos hápticos</w:t>
      </w:r>
      <w:del w:id="536" w:author="David C. Perez Lopez" w:date="2026-07-15T22:56:00Z">
        <w:r w:rsidDel="00817641">
          <w:rPr>
            <w:shd w:val="clear" w:color="auto" w:fill="FFFFFF"/>
          </w:rPr>
          <w:delText xml:space="preserve"> mediante HapticImpulsePlayer</w:delText>
        </w:r>
      </w:del>
      <w:r>
        <w:rPr>
          <w:shd w:val="clear" w:color="auto" w:fill="FFFFFF"/>
        </w:rPr>
        <w:t xml:space="preserve">. </w:t>
      </w:r>
      <w:del w:id="537" w:author="David C. Perez Lopez" w:date="2026-07-15T22:56:00Z">
        <w:r w:rsidDel="00817641">
          <w:rPr>
            <w:shd w:val="clear" w:color="auto" w:fill="FFFFFF"/>
          </w:rPr>
          <w:delText xml:space="preserve">Partí </w:delText>
        </w:r>
      </w:del>
      <w:ins w:id="538" w:author="David C. Perez Lopez" w:date="2026-07-15T22:57:00Z">
        <w:r w:rsidR="00817641">
          <w:rPr>
            <w:shd w:val="clear" w:color="auto" w:fill="FFFFFF"/>
          </w:rPr>
          <w:t>El</w:t>
        </w:r>
      </w:ins>
      <w:ins w:id="539" w:author="David C. Perez Lopez" w:date="2026-07-15T22:56:00Z">
        <w:r w:rsidR="00817641">
          <w:rPr>
            <w:shd w:val="clear" w:color="auto" w:fill="FFFFFF"/>
          </w:rPr>
          <w:t xml:space="preserve"> desarrollo RV </w:t>
        </w:r>
      </w:ins>
      <w:ins w:id="540" w:author="David C. Perez Lopez" w:date="2026-07-15T22:57:00Z">
        <w:r w:rsidR="00817641">
          <w:rPr>
            <w:shd w:val="clear" w:color="auto" w:fill="FFFFFF"/>
          </w:rPr>
          <w:t>se fundamen</w:t>
        </w:r>
      </w:ins>
      <w:ins w:id="541" w:author="David C. Perez Lopez" w:date="2026-07-15T22:58:00Z">
        <w:r w:rsidR="00817641">
          <w:rPr>
            <w:shd w:val="clear" w:color="auto" w:fill="FFFFFF"/>
          </w:rPr>
          <w:t>ta en el uso</w:t>
        </w:r>
      </w:ins>
      <w:ins w:id="542" w:author="David C. Perez Lopez" w:date="2026-07-15T22:56:00Z">
        <w:r w:rsidR="00817641">
          <w:rPr>
            <w:shd w:val="clear" w:color="auto" w:fill="FFFFFF"/>
          </w:rPr>
          <w:t xml:space="preserve"> </w:t>
        </w:r>
      </w:ins>
      <w:r>
        <w:rPr>
          <w:shd w:val="clear" w:color="auto" w:fill="FFFFFF"/>
        </w:rPr>
        <w:t xml:space="preserve">del prefab XR Origin (XR Rig) incluido en los Starter Assets </w:t>
      </w:r>
      <w:del w:id="543" w:author="David C. Perez Lopez" w:date="2026-07-15T23:00:00Z">
        <w:r w:rsidDel="001F075A">
          <w:rPr>
            <w:shd w:val="clear" w:color="auto" w:fill="FFFFFF"/>
          </w:rPr>
          <w:delText>del toolkit</w:delText>
        </w:r>
      </w:del>
      <w:ins w:id="544" w:author="David C. Perez Lopez" w:date="2026-07-15T23:00:00Z">
        <w:r w:rsidR="001F075A">
          <w:rPr>
            <w:shd w:val="clear" w:color="auto" w:fill="FFFFFF"/>
          </w:rPr>
          <w:t>de XRIT</w:t>
        </w:r>
      </w:ins>
      <w:del w:id="545" w:author="David C. Perez Lopez" w:date="2026-07-15T23:01:00Z">
        <w:r w:rsidDel="001F075A">
          <w:rPr>
            <w:shd w:val="clear" w:color="auto" w:fill="FFFFFF"/>
          </w:rPr>
          <w:delText xml:space="preserve"> y lo adapté a Main.unity y Level_Street.unity</w:delText>
        </w:r>
      </w:del>
      <w:r>
        <w:rPr>
          <w:shd w:val="clear" w:color="auto" w:fill="FFFFFF"/>
        </w:rPr>
        <w:t xml:space="preserve">, </w:t>
      </w:r>
      <w:ins w:id="546" w:author="David C. Perez Lopez" w:date="2026-07-15T23:01:00Z">
        <w:r w:rsidR="001F075A">
          <w:rPr>
            <w:shd w:val="clear" w:color="auto" w:fill="FFFFFF"/>
          </w:rPr>
          <w:t xml:space="preserve">el cual fue adaptado para cada una de las escenas, </w:t>
        </w:r>
      </w:ins>
      <w:r>
        <w:rPr>
          <w:shd w:val="clear" w:color="auto" w:fill="FFFFFF"/>
        </w:rPr>
        <w:t>conservando la jerarq</w:t>
      </w:r>
      <w:r>
        <w:rPr>
          <w:shd w:val="clear" w:color="auto" w:fill="FFFFFF"/>
        </w:rPr>
        <w:t xml:space="preserve">uía estándar —cámara, manos, interactor y nodo Locomotion— porque más adelante </w:t>
      </w:r>
      <w:del w:id="547" w:author="David C. Perez Lopez" w:date="2026-07-15T23:05:00Z">
        <w:r w:rsidDel="007A0E1D">
          <w:rPr>
            <w:shd w:val="clear" w:color="auto" w:fill="FFFFFF"/>
          </w:rPr>
          <w:delText>el GameplayFreezeController</w:delText>
        </w:r>
      </w:del>
      <w:ins w:id="548" w:author="David C. Perez Lopez" w:date="2026-07-15T23:05:00Z">
        <w:r w:rsidR="007A0E1D">
          <w:rPr>
            <w:shd w:val="clear" w:color="auto" w:fill="FFFFFF"/>
          </w:rPr>
          <w:t>se</w:t>
        </w:r>
      </w:ins>
      <w:r>
        <w:rPr>
          <w:shd w:val="clear" w:color="auto" w:fill="FFFFFF"/>
        </w:rPr>
        <w:t xml:space="preserve"> necesitaba desactivar ese nodo al pausar o al terminar la partida.</w:t>
      </w:r>
    </w:p>
    <w:p w14:paraId="12C2A925" w14:textId="1F6E8D55" w:rsidR="00695C48" w:rsidRDefault="009B0E5E" w:rsidP="00BB4B6C">
      <w:pPr>
        <w:rPr>
          <w:szCs w:val="22"/>
        </w:rPr>
      </w:pPr>
      <w:r>
        <w:rPr>
          <w:shd w:val="clear" w:color="auto" w:fill="FFFFFF"/>
        </w:rPr>
        <w:t xml:space="preserve">El Input System </w:t>
      </w:r>
      <w:del w:id="549" w:author="David C. Perez Lopez" w:date="2026-07-15T23:06:00Z">
        <w:r w:rsidDel="007A0E1D">
          <w:rPr>
            <w:shd w:val="clear" w:color="auto" w:fill="FFFFFF"/>
          </w:rPr>
          <w:delText xml:space="preserve">1.14.2 </w:delText>
        </w:r>
      </w:del>
      <w:r>
        <w:rPr>
          <w:shd w:val="clear" w:color="auto" w:fill="FFFFFF"/>
        </w:rPr>
        <w:t xml:space="preserve">gestiona las acciones del rig XR. </w:t>
      </w:r>
      <w:del w:id="550" w:author="David C. Perez Lopez" w:date="2026-07-15T23:06:00Z">
        <w:r w:rsidDel="007A0E1D">
          <w:rPr>
            <w:shd w:val="clear" w:color="auto" w:fill="FFFFFF"/>
          </w:rPr>
          <w:delText>Implementé la</w:delText>
        </w:r>
      </w:del>
      <w:ins w:id="551" w:author="David C. Perez Lopez" w:date="2026-07-15T23:06:00Z">
        <w:r w:rsidR="007A0E1D">
          <w:rPr>
            <w:shd w:val="clear" w:color="auto" w:fill="FFFFFF"/>
          </w:rPr>
          <w:t>La</w:t>
        </w:r>
      </w:ins>
      <w:r>
        <w:rPr>
          <w:shd w:val="clear" w:color="auto" w:fill="FFFFFF"/>
        </w:rPr>
        <w:t xml:space="preserve"> lógica prop</w:t>
      </w:r>
      <w:r>
        <w:rPr>
          <w:shd w:val="clear" w:color="auto" w:fill="FFFFFF"/>
        </w:rPr>
        <w:t>ia del juego</w:t>
      </w:r>
      <w:ins w:id="552" w:author="David C. Perez Lopez" w:date="2026-07-15T23:06:00Z">
        <w:r w:rsidR="007A0E1D">
          <w:rPr>
            <w:shd w:val="clear" w:color="auto" w:fill="FFFFFF"/>
          </w:rPr>
          <w:t xml:space="preserve"> se implementó</w:t>
        </w:r>
      </w:ins>
      <w:r>
        <w:rPr>
          <w:shd w:val="clear" w:color="auto" w:fill="FFFFFF"/>
        </w:rPr>
        <w:t xml:space="preserve"> en C#</w:t>
      </w:r>
      <w:del w:id="553" w:author="David C. Perez Lopez" w:date="2026-07-15T23:06:00Z">
        <w:r w:rsidDel="007A0E1D">
          <w:rPr>
            <w:shd w:val="clear" w:color="auto" w:fill="FFFFFF"/>
          </w:rPr>
          <w:delText xml:space="preserve"> y la organicé </w:delText>
        </w:r>
      </w:del>
      <w:ins w:id="554" w:author="David C. Perez Lopez" w:date="2026-07-15T23:06:00Z">
        <w:r w:rsidR="007A0E1D">
          <w:rPr>
            <w:shd w:val="clear" w:color="auto" w:fill="FFFFFF"/>
          </w:rPr>
          <w:t xml:space="preserve">, organizándola </w:t>
        </w:r>
      </w:ins>
      <w:r>
        <w:rPr>
          <w:shd w:val="clear" w:color="auto" w:fill="FFFFFF"/>
        </w:rPr>
        <w:t>por responsabilidades en carpetas como Assets/Scripts/SceneLogic, Accessibility, Audio y Traffic, dejando los scripts del bastón en Assets/Scenes/Scripts por su vinculación directa con el prefab</w:t>
      </w:r>
      <w:ins w:id="555" w:author="David C. Perez Lopez" w:date="2026-07-15T23:07:00Z">
        <w:r w:rsidR="007A0E1D">
          <w:rPr>
            <w:shd w:val="clear" w:color="auto" w:fill="FFFFFF"/>
          </w:rPr>
          <w:t xml:space="preserve"> responsable de la funcionalidad del bastón,</w:t>
        </w:r>
      </w:ins>
      <w:r>
        <w:rPr>
          <w:shd w:val="clear" w:color="auto" w:fill="FFFFFF"/>
        </w:rPr>
        <w:t xml:space="preserve"> BlindCane. Los recursos visu</w:t>
      </w:r>
      <w:r>
        <w:rPr>
          <w:shd w:val="clear" w:color="auto" w:fill="FFFFFF"/>
        </w:rPr>
        <w:t>ales y de interfaz quedaron separados en Assets/Model, Assets/Prefab, Assets/UI y Assets/Localizacion, lo que permitió localizar rápidamente modelos, sonidos de impacto o paneles de menú sin mezclarlos con la lógica de escena.</w:t>
      </w:r>
    </w:p>
    <w:p w14:paraId="50DFAA36" w14:textId="48D4C0CE" w:rsidR="00695C48" w:rsidRDefault="009B0E5E" w:rsidP="00BB4B6C">
      <w:pPr>
        <w:rPr>
          <w:szCs w:val="22"/>
        </w:rPr>
      </w:pPr>
      <w:del w:id="556" w:author="David C. Perez Lopez" w:date="2026-07-15T23:23:00Z">
        <w:r w:rsidDel="00ED2842">
          <w:rPr>
            <w:shd w:val="clear" w:color="auto" w:fill="FFFFFF"/>
          </w:rPr>
          <w:delText>Importé modelos con com.unity</w:delText>
        </w:r>
        <w:r w:rsidDel="00ED2842">
          <w:rPr>
            <w:shd w:val="clear" w:color="auto" w:fill="FFFFFF"/>
          </w:rPr>
          <w:delText>.formats.fbx 5.1.5 —tranvía, contenedores, edificios y coches— y utilicé</w:delText>
        </w:r>
      </w:del>
      <w:ins w:id="557" w:author="David C. Perez Lopez" w:date="2026-07-15T23:23:00Z">
        <w:r w:rsidR="00ED2842">
          <w:rPr>
            <w:shd w:val="clear" w:color="auto" w:fill="FFFFFF"/>
          </w:rPr>
          <w:t>Se empleó</w:t>
        </w:r>
      </w:ins>
      <w:r>
        <w:rPr>
          <w:shd w:val="clear" w:color="auto" w:fill="FFFFFF"/>
        </w:rPr>
        <w:t xml:space="preserve"> TextMesh Pro para los menús, el HUD, la lista de tareas y la pantalla de resultados. Para la escena urbana </w:t>
      </w:r>
      <w:del w:id="558" w:author="David C. Perez Lopez" w:date="2026-07-15T23:27:00Z">
        <w:r w:rsidDel="0004598F">
          <w:rPr>
            <w:shd w:val="clear" w:color="auto" w:fill="FFFFFF"/>
          </w:rPr>
          <w:delText xml:space="preserve">combiné </w:delText>
        </w:r>
      </w:del>
      <w:ins w:id="559" w:author="David C. Perez Lopez" w:date="2026-07-15T23:27:00Z">
        <w:r w:rsidR="0004598F">
          <w:rPr>
            <w:shd w:val="clear" w:color="auto" w:fill="FFFFFF"/>
          </w:rPr>
          <w:t>se combinaron</w:t>
        </w:r>
        <w:r w:rsidR="0004598F">
          <w:rPr>
            <w:shd w:val="clear" w:color="auto" w:fill="FFFFFF"/>
          </w:rPr>
          <w:t xml:space="preserve"> </w:t>
        </w:r>
      </w:ins>
      <w:r>
        <w:rPr>
          <w:shd w:val="clear" w:color="auto" w:fill="FFFFFF"/>
        </w:rPr>
        <w:t>recursos propios y modelos externos, revisando la escala y el pivote</w:t>
      </w:r>
      <w:r>
        <w:rPr>
          <w:shd w:val="clear" w:color="auto" w:fill="FFFFFF"/>
        </w:rPr>
        <w:t xml:space="preserve"> al importar para que coincidieran con los colliders de acera y calzada.</w:t>
      </w:r>
      <w:del w:id="560" w:author="David C. Perez Lopez" w:date="2026-07-15T23:30:00Z">
        <w:r w:rsidDel="0004598F">
          <w:rPr>
            <w:shd w:val="clear" w:color="auto" w:fill="FFFFFF"/>
          </w:rPr>
          <w:delText xml:space="preserve"> AI Navigation 2.0.9 permaneció instalado, pero no interviene en el movimiento de vehículos o peatones de la versión final.</w:delText>
        </w:r>
      </w:del>
    </w:p>
    <w:p w14:paraId="2F91B52E" w14:textId="6C15DF53" w:rsidR="00695C48" w:rsidRDefault="009B0E5E" w:rsidP="00BB4B6C">
      <w:pPr>
        <w:rPr>
          <w:szCs w:val="22"/>
        </w:rPr>
      </w:pPr>
      <w:r>
        <w:rPr>
          <w:shd w:val="clear" w:color="auto" w:fill="FFFFFF"/>
        </w:rPr>
        <w:t xml:space="preserve">Durante todo el desarrollo </w:t>
      </w:r>
      <w:del w:id="561" w:author="David C. Perez Lopez" w:date="2026-07-15T23:30:00Z">
        <w:r w:rsidDel="0004598F">
          <w:rPr>
            <w:shd w:val="clear" w:color="auto" w:fill="FFFFFF"/>
          </w:rPr>
          <w:delText xml:space="preserve">utilicé </w:delText>
        </w:r>
      </w:del>
      <w:ins w:id="562" w:author="David C. Perez Lopez" w:date="2026-07-15T23:30:00Z">
        <w:r w:rsidR="0004598F">
          <w:rPr>
            <w:shd w:val="clear" w:color="auto" w:fill="FFFFFF"/>
          </w:rPr>
          <w:t>se uti</w:t>
        </w:r>
      </w:ins>
      <w:ins w:id="563" w:author="David C. Perez Lopez" w:date="2026-07-15T23:31:00Z">
        <w:r w:rsidR="0004598F">
          <w:rPr>
            <w:shd w:val="clear" w:color="auto" w:fill="FFFFFF"/>
          </w:rPr>
          <w:t>lizó</w:t>
        </w:r>
      </w:ins>
      <w:ins w:id="564" w:author="David C. Perez Lopez" w:date="2026-07-15T23:30:00Z">
        <w:r w:rsidR="0004598F">
          <w:rPr>
            <w:shd w:val="clear" w:color="auto" w:fill="FFFFFF"/>
          </w:rPr>
          <w:t xml:space="preserve"> </w:t>
        </w:r>
      </w:ins>
      <w:r>
        <w:rPr>
          <w:shd w:val="clear" w:color="auto" w:fill="FFFFFF"/>
        </w:rPr>
        <w:t>Git: cada vez que un sist</w:t>
      </w:r>
      <w:r>
        <w:rPr>
          <w:shd w:val="clear" w:color="auto" w:fill="FFFFFF"/>
        </w:rPr>
        <w:t xml:space="preserve">ema funcionaba de forma aislada </w:t>
      </w:r>
      <w:ins w:id="565" w:author="David C. Perez Lopez" w:date="2026-07-15T23:31:00Z">
        <w:r w:rsidR="0004598F">
          <w:rPr>
            <w:shd w:val="clear" w:color="auto" w:fill="FFFFFF"/>
          </w:rPr>
          <w:t xml:space="preserve">se </w:t>
        </w:r>
      </w:ins>
      <w:r>
        <w:rPr>
          <w:shd w:val="clear" w:color="auto" w:fill="FFFFFF"/>
        </w:rPr>
        <w:t xml:space="preserve">realizaba un commit antes de integrarlo en la escena principal. Esa rutina fue especialmente útil con el cruce de tráfico y los semáforos, donde un ajuste en los límites </w:t>
      </w:r>
      <w:del w:id="566" w:author="David C. Perez Lopez" w:date="2026-07-15T23:31:00Z">
        <w:r w:rsidDel="0004598F">
          <w:rPr>
            <w:shd w:val="clear" w:color="auto" w:fill="FFFFFF"/>
          </w:rPr>
          <w:delText xml:space="preserve">intersectionMin e intersectionMax </w:delText>
        </w:r>
      </w:del>
      <w:r>
        <w:rPr>
          <w:shd w:val="clear" w:color="auto" w:fill="FFFFFF"/>
        </w:rPr>
        <w:t xml:space="preserve">podía desincronizar </w:t>
      </w:r>
      <w:r>
        <w:rPr>
          <w:shd w:val="clear" w:color="auto" w:fill="FFFFFF"/>
        </w:rPr>
        <w:t xml:space="preserve">coches y </w:t>
      </w:r>
      <w:r>
        <w:rPr>
          <w:shd w:val="clear" w:color="auto" w:fill="FFFFFF"/>
        </w:rPr>
        <w:t>señales</w:t>
      </w:r>
      <w:r>
        <w:rPr>
          <w:shd w:val="clear" w:color="auto" w:fill="FFFFFF"/>
        </w:rPr>
        <w:t xml:space="preserve"> sonoras. Los commits intermedios permitieron comparar versiones y recuperar una configuración estable sin rehacer todo el nivel.</w:t>
      </w:r>
    </w:p>
    <w:p w14:paraId="03E07E35" w14:textId="3CB4B1A0" w:rsidR="00695C48" w:rsidRDefault="009B0E5E">
      <w:pPr>
        <w:pStyle w:val="Ttulo2"/>
      </w:pPr>
      <w:bookmarkStart w:id="567" w:name="_Toc234946579"/>
      <w:r>
        <w:t>Hardware</w:t>
      </w:r>
      <w:bookmarkEnd w:id="567"/>
    </w:p>
    <w:p w14:paraId="56565839" w14:textId="00ED606D" w:rsidR="00695C48" w:rsidRDefault="009B0E5E" w:rsidP="00BB4B6C">
      <w:pPr>
        <w:rPr>
          <w:szCs w:val="22"/>
        </w:rPr>
      </w:pPr>
      <w:del w:id="568" w:author="David C. Perez Lopez" w:date="2026-07-15T23:32:00Z">
        <w:r w:rsidDel="0004598F">
          <w:rPr>
            <w:shd w:val="clear" w:color="auto" w:fill="FFFFFF"/>
          </w:rPr>
          <w:delText>Realicé el</w:delText>
        </w:r>
      </w:del>
      <w:ins w:id="569" w:author="David C. Perez Lopez" w:date="2026-07-15T23:32:00Z">
        <w:r w:rsidR="0004598F">
          <w:rPr>
            <w:shd w:val="clear" w:color="auto" w:fill="FFFFFF"/>
          </w:rPr>
          <w:t>El</w:t>
        </w:r>
      </w:ins>
      <w:r>
        <w:rPr>
          <w:shd w:val="clear" w:color="auto" w:fill="FFFFFF"/>
        </w:rPr>
        <w:t xml:space="preserve"> desarrollo y las pruebas principales </w:t>
      </w:r>
      <w:ins w:id="570" w:author="David C. Perez Lopez" w:date="2026-07-15T23:32:00Z">
        <w:r w:rsidR="0004598F">
          <w:rPr>
            <w:shd w:val="clear" w:color="auto" w:fill="FFFFFF"/>
          </w:rPr>
          <w:t xml:space="preserve">se realizaron </w:t>
        </w:r>
      </w:ins>
      <w:r>
        <w:rPr>
          <w:shd w:val="clear" w:color="auto" w:fill="FFFFFF"/>
        </w:rPr>
        <w:t>en un PC con Windows 11,</w:t>
      </w:r>
      <w:ins w:id="571" w:author="David C. Perez Lopez" w:date="2026-07-15T23:33:00Z">
        <w:r w:rsidR="00271286">
          <w:rPr>
            <w:shd w:val="clear" w:color="auto" w:fill="FFFFFF"/>
          </w:rPr>
          <w:t xml:space="preserve"> </w:t>
        </w:r>
        <w:commentRangeStart w:id="572"/>
        <w:r w:rsidR="00271286">
          <w:rPr>
            <w:shd w:val="clear" w:color="auto" w:fill="FFFFFF"/>
          </w:rPr>
          <w:t>Intel i7-xxx</w:t>
        </w:r>
        <w:commentRangeEnd w:id="572"/>
        <w:r w:rsidR="00271286">
          <w:rPr>
            <w:rStyle w:val="Refdecomentario"/>
          </w:rPr>
          <w:commentReference w:id="572"/>
        </w:r>
      </w:ins>
      <w:ins w:id="573" w:author="David C. Perez Lopez" w:date="2026-07-15T23:34:00Z">
        <w:r w:rsidR="00271286">
          <w:rPr>
            <w:shd w:val="clear" w:color="auto" w:fill="FFFFFF"/>
          </w:rPr>
          <w:t>,</w:t>
        </w:r>
      </w:ins>
      <w:r>
        <w:rPr>
          <w:shd w:val="clear" w:color="auto" w:fill="FFFFFF"/>
        </w:rPr>
        <w:t xml:space="preserve"> GPU NVIDIA</w:t>
      </w:r>
      <w:ins w:id="574" w:author="David C. Perez Lopez" w:date="2026-07-15T23:32:00Z">
        <w:r w:rsidR="0004598F">
          <w:rPr>
            <w:shd w:val="clear" w:color="auto" w:fill="FFFFFF"/>
          </w:rPr>
          <w:t xml:space="preserve"> </w:t>
        </w:r>
        <w:commentRangeStart w:id="575"/>
        <w:r w:rsidR="0004598F">
          <w:rPr>
            <w:shd w:val="clear" w:color="auto" w:fill="FFFFFF"/>
          </w:rPr>
          <w:t>RTX 5060</w:t>
        </w:r>
      </w:ins>
      <w:r>
        <w:rPr>
          <w:shd w:val="clear" w:color="auto" w:fill="FFFFFF"/>
        </w:rPr>
        <w:t xml:space="preserve"> </w:t>
      </w:r>
      <w:commentRangeEnd w:id="575"/>
      <w:r w:rsidR="0004598F">
        <w:rPr>
          <w:rStyle w:val="Refdecomentario"/>
        </w:rPr>
        <w:commentReference w:id="575"/>
      </w:r>
      <w:r>
        <w:rPr>
          <w:shd w:val="clear" w:color="auto" w:fill="FFFFFF"/>
        </w:rPr>
        <w:t xml:space="preserve">y </w:t>
      </w:r>
      <w:del w:id="576" w:author="David C. Perez Lopez" w:date="2026-07-15T23:34:00Z">
        <w:r w:rsidDel="00271286">
          <w:rPr>
            <w:shd w:val="clear" w:color="auto" w:fill="FFFFFF"/>
          </w:rPr>
          <w:delText xml:space="preserve">dieciséis </w:delText>
        </w:r>
      </w:del>
      <w:ins w:id="577" w:author="David C. Perez Lopez" w:date="2026-07-15T23:34:00Z">
        <w:r w:rsidR="00271286">
          <w:rPr>
            <w:shd w:val="clear" w:color="auto" w:fill="FFFFFF"/>
          </w:rPr>
          <w:t>16</w:t>
        </w:r>
        <w:r w:rsidR="00271286">
          <w:rPr>
            <w:shd w:val="clear" w:color="auto" w:fill="FFFFFF"/>
          </w:rPr>
          <w:t xml:space="preserve"> </w:t>
        </w:r>
      </w:ins>
      <w:r>
        <w:rPr>
          <w:shd w:val="clear" w:color="auto" w:fill="FFFFFF"/>
        </w:rPr>
        <w:t xml:space="preserve">gigabytes de RAM. Ese equipo asumió la compilación del proyecto, la edición de escenas </w:t>
      </w:r>
      <w:del w:id="578" w:author="David C. Perez Lopez" w:date="2026-07-15T23:34:00Z">
        <w:r w:rsidDel="00271286">
          <w:rPr>
            <w:shd w:val="clear" w:color="auto" w:fill="FFFFFF"/>
          </w:rPr>
          <w:delText xml:space="preserve">con URP activo </w:delText>
        </w:r>
      </w:del>
      <w:r>
        <w:rPr>
          <w:shd w:val="clear" w:color="auto" w:fill="FFFFFF"/>
        </w:rPr>
        <w:t xml:space="preserve">y, en la mayoría de las sesiones de prueba, también el renderizado en el visor. </w:t>
      </w:r>
      <w:del w:id="579" w:author="David C. Perez Lopez" w:date="2026-07-15T23:36:00Z">
        <w:r w:rsidDel="00B5354E">
          <w:rPr>
            <w:shd w:val="clear" w:color="auto" w:fill="FFFFFF"/>
          </w:rPr>
          <w:delText xml:space="preserve">Conecté </w:delText>
        </w:r>
      </w:del>
      <w:ins w:id="580" w:author="David C. Perez Lopez" w:date="2026-07-15T23:36:00Z">
        <w:r w:rsidR="00B5354E">
          <w:rPr>
            <w:shd w:val="clear" w:color="auto" w:fill="FFFFFF"/>
          </w:rPr>
          <w:t>Este equipo se conectó mediante cable USB a</w:t>
        </w:r>
        <w:r w:rsidR="00B5354E">
          <w:rPr>
            <w:shd w:val="clear" w:color="auto" w:fill="FFFFFF"/>
          </w:rPr>
          <w:t xml:space="preserve"> </w:t>
        </w:r>
      </w:ins>
      <w:r>
        <w:rPr>
          <w:shd w:val="clear" w:color="auto" w:fill="FFFFFF"/>
        </w:rPr>
        <w:t>un Meta Quest 2</w:t>
      </w:r>
      <w:ins w:id="581" w:author="David C. Perez Lopez" w:date="2026-07-15T23:40:00Z">
        <w:r w:rsidR="001067F2">
          <w:rPr>
            <w:shd w:val="clear" w:color="auto" w:fill="FFFFFF"/>
          </w:rPr>
          <w:t>,</w:t>
        </w:r>
      </w:ins>
      <w:r>
        <w:rPr>
          <w:shd w:val="clear" w:color="auto" w:fill="FFFFFF"/>
        </w:rPr>
        <w:t xml:space="preserve"> </w:t>
      </w:r>
      <w:del w:id="582" w:author="David C. Perez Lopez" w:date="2026-07-15T23:36:00Z">
        <w:r w:rsidDel="00B5354E">
          <w:rPr>
            <w:shd w:val="clear" w:color="auto" w:fill="FFFFFF"/>
          </w:rPr>
          <w:delText xml:space="preserve">mediante </w:delText>
        </w:r>
      </w:del>
      <w:ins w:id="583" w:author="David C. Perez Lopez" w:date="2026-07-15T23:36:00Z">
        <w:r w:rsidR="00B5354E">
          <w:rPr>
            <w:shd w:val="clear" w:color="auto" w:fill="FFFFFF"/>
          </w:rPr>
          <w:t>vía</w:t>
        </w:r>
        <w:r w:rsidR="00B5354E">
          <w:rPr>
            <w:shd w:val="clear" w:color="auto" w:fill="FFFFFF"/>
          </w:rPr>
          <w:t xml:space="preserve"> </w:t>
        </w:r>
      </w:ins>
      <w:del w:id="584" w:author="David C. Perez Lopez" w:date="2026-07-15T23:36:00Z">
        <w:r w:rsidDel="00B5354E">
          <w:rPr>
            <w:shd w:val="clear" w:color="auto" w:fill="FFFFFF"/>
          </w:rPr>
          <w:delText xml:space="preserve">Oculus </w:delText>
        </w:r>
      </w:del>
      <w:ins w:id="585" w:author="David C. Perez Lopez" w:date="2026-07-15T23:36:00Z">
        <w:r w:rsidR="00B5354E">
          <w:rPr>
            <w:shd w:val="clear" w:color="auto" w:fill="FFFFFF"/>
          </w:rPr>
          <w:t>Meta Horizon</w:t>
        </w:r>
        <w:r w:rsidR="00B5354E">
          <w:rPr>
            <w:shd w:val="clear" w:color="auto" w:fill="FFFFFF"/>
          </w:rPr>
          <w:t xml:space="preserve"> </w:t>
        </w:r>
      </w:ins>
      <w:r>
        <w:rPr>
          <w:shd w:val="clear" w:color="auto" w:fill="FFFFFF"/>
        </w:rPr>
        <w:t>Link para validar la exp</w:t>
      </w:r>
      <w:r>
        <w:rPr>
          <w:shd w:val="clear" w:color="auto" w:fill="FFFFFF"/>
        </w:rPr>
        <w:t>eriencia con hápticos reales, campo visual del casco y sensación de desplazamiento en primera persona. Los mandos Touch fueron imprescindibles: en el simulador XR del editor podía comprobar la lógica del bastón y la locomoción, pero la intensidad de la vib</w:t>
      </w:r>
      <w:r>
        <w:rPr>
          <w:shd w:val="clear" w:color="auto" w:fill="FFFFFF"/>
        </w:rPr>
        <w:t>ración al golpear un obstáculo o al deslizar la punta por el pavimento solo resultaba fiable con hardware físico.</w:t>
      </w:r>
    </w:p>
    <w:p w14:paraId="4983598C" w14:textId="2E44620C" w:rsidR="00695C48" w:rsidRDefault="009B0E5E" w:rsidP="00BB4B6C">
      <w:pPr>
        <w:rPr>
          <w:szCs w:val="22"/>
        </w:rPr>
      </w:pPr>
      <w:r>
        <w:rPr>
          <w:szCs w:val="22"/>
          <w:shd w:val="clear" w:color="auto" w:fill="FFFFFF"/>
        </w:rPr>
        <w:t xml:space="preserve">La elección de </w:t>
      </w:r>
      <w:del w:id="586" w:author="David C. Perez Lopez" w:date="2026-07-15T23:40:00Z">
        <w:r w:rsidDel="001067F2">
          <w:rPr>
            <w:szCs w:val="22"/>
            <w:shd w:val="clear" w:color="auto" w:fill="FFFFFF"/>
          </w:rPr>
          <w:delText>probar por cable</w:delText>
        </w:r>
      </w:del>
      <w:ins w:id="587" w:author="David C. Perez Lopez" w:date="2026-07-15T23:40:00Z">
        <w:r w:rsidR="001067F2">
          <w:rPr>
            <w:szCs w:val="22"/>
            <w:shd w:val="clear" w:color="auto" w:fill="FFFFFF"/>
          </w:rPr>
          <w:t>la plataforma PCVR</w:t>
        </w:r>
      </w:ins>
      <w:ins w:id="588" w:author="David C. Perez Lopez" w:date="2026-07-15T23:41:00Z">
        <w:r w:rsidR="001067F2">
          <w:rPr>
            <w:szCs w:val="22"/>
            <w:shd w:val="clear" w:color="auto" w:fill="FFFFFF"/>
          </w:rPr>
          <w:t xml:space="preserve"> cableada</w:t>
        </w:r>
      </w:ins>
      <w:r>
        <w:rPr>
          <w:szCs w:val="22"/>
          <w:shd w:val="clear" w:color="auto" w:fill="FFFFFF"/>
        </w:rPr>
        <w:t xml:space="preserve"> respondió al contexto del TFG. En </w:t>
      </w:r>
      <w:r>
        <w:rPr>
          <w:szCs w:val="22"/>
          <w:shd w:val="clear" w:color="auto" w:fill="FFFFFF"/>
        </w:rPr>
        <w:lastRenderedPageBreak/>
        <w:t>el laboratorio era más sencillo repetir sesiones con distintos modos de visi</w:t>
      </w:r>
      <w:r>
        <w:rPr>
          <w:szCs w:val="22"/>
          <w:shd w:val="clear" w:color="auto" w:fill="FFFFFF"/>
        </w:rPr>
        <w:t>ón, ajustar scripts y volver a entrar en Level_Street sin depender de empaquetados Android ni de la latencia inalámbrica. Además, el PC ofrecía más margen para depurar picos de rendimiento cuando convivían overlays visuales, vehículos activos y varias fuen</w:t>
      </w:r>
      <w:r>
        <w:rPr>
          <w:szCs w:val="22"/>
          <w:shd w:val="clear" w:color="auto" w:fill="FFFFFF"/>
        </w:rPr>
        <w:t>tes de audio espacial.</w:t>
      </w:r>
    </w:p>
    <w:p w14:paraId="4F0F3DB4" w14:textId="6780E6C7" w:rsidR="00695C48" w:rsidRDefault="009B0E5E" w:rsidP="00BB4B6C">
      <w:pPr>
        <w:rPr>
          <w:szCs w:val="22"/>
        </w:rPr>
      </w:pPr>
      <w:r>
        <w:rPr>
          <w:shd w:val="clear" w:color="auto" w:fill="FFFFFF"/>
        </w:rPr>
        <w:t xml:space="preserve">Dejé preparada la versión para Android con arquitectura ARM64 y SDK mínimo </w:t>
      </w:r>
      <w:del w:id="589" w:author="David C. Perez Lopez" w:date="2026-07-15T23:42:00Z">
        <w:r w:rsidDel="00533946">
          <w:rPr>
            <w:shd w:val="clear" w:color="auto" w:fill="FFFFFF"/>
          </w:rPr>
          <w:delText>veintitrés</w:delText>
        </w:r>
      </w:del>
      <w:ins w:id="590" w:author="David C. Perez Lopez" w:date="2026-07-15T23:42:00Z">
        <w:r w:rsidR="00533946">
          <w:rPr>
            <w:shd w:val="clear" w:color="auto" w:fill="FFFFFF"/>
          </w:rPr>
          <w:t>30</w:t>
        </w:r>
      </w:ins>
      <w:r>
        <w:rPr>
          <w:shd w:val="clear" w:color="auto" w:fill="FFFFFF"/>
        </w:rPr>
        <w:t>, coherente con Quest, pero el loader XR de Android quedó vacío en la entrega.</w:t>
      </w:r>
      <w:del w:id="591" w:author="David C. Perez Lopez" w:date="2026-07-15T23:43:00Z">
        <w:r w:rsidDel="00533946">
          <w:rPr>
            <w:shd w:val="clear" w:color="auto" w:fill="FFFFFF"/>
          </w:rPr>
          <w:delText xml:space="preserve"> Las pruebas en Quest se hicieron por cable, con el PC asumiendo el re</w:delText>
        </w:r>
        <w:r w:rsidDel="00533946">
          <w:rPr>
            <w:shd w:val="clear" w:color="auto" w:fill="FFFFFF"/>
          </w:rPr>
          <w:delText>nderizado</w:delText>
        </w:r>
      </w:del>
      <w:r>
        <w:rPr>
          <w:shd w:val="clear" w:color="auto" w:fill="FFFFFF"/>
        </w:rPr>
        <w:t xml:space="preserve">. Aun así, </w:t>
      </w:r>
      <w:del w:id="592" w:author="David C. Perez Lopez" w:date="2026-07-15T23:43:00Z">
        <w:r w:rsidDel="00533946">
          <w:rPr>
            <w:shd w:val="clear" w:color="auto" w:fill="FFFFFF"/>
          </w:rPr>
          <w:delText xml:space="preserve">mantuve </w:delText>
        </w:r>
      </w:del>
      <w:ins w:id="593" w:author="David C. Perez Lopez" w:date="2026-07-15T23:43:00Z">
        <w:r w:rsidR="00533946">
          <w:rPr>
            <w:shd w:val="clear" w:color="auto" w:fill="FFFFFF"/>
          </w:rPr>
          <w:t>se mantuvo</w:t>
        </w:r>
        <w:r w:rsidR="00533946">
          <w:rPr>
            <w:shd w:val="clear" w:color="auto" w:fill="FFFFFF"/>
          </w:rPr>
          <w:t xml:space="preserve"> </w:t>
        </w:r>
      </w:ins>
      <w:r>
        <w:rPr>
          <w:shd w:val="clear" w:color="auto" w:fill="FFFFFF"/>
        </w:rPr>
        <w:t>el perfil Android porque el diseño del proyecto —OpenXR, Input System, prefabs XR— ya contempla una posible portabilidad futura; lo que faltó en esta entrega no fue la estructura del código, sino tiempo para validar de forma exh</w:t>
      </w:r>
      <w:r>
        <w:rPr>
          <w:shd w:val="clear" w:color="auto" w:fill="FFFFFF"/>
        </w:rPr>
        <w:t xml:space="preserve">austiva una build </w:t>
      </w:r>
      <w:del w:id="594" w:author="David C. Perez Lopez" w:date="2026-07-15T23:44:00Z">
        <w:r w:rsidDel="00533946">
          <w:rPr>
            <w:shd w:val="clear" w:color="auto" w:fill="FFFFFF"/>
          </w:rPr>
          <w:delText xml:space="preserve">autónoma </w:delText>
        </w:r>
      </w:del>
      <w:ins w:id="595" w:author="David C. Perez Lopez" w:date="2026-07-15T23:44:00Z">
        <w:r w:rsidR="00533946">
          <w:rPr>
            <w:shd w:val="clear" w:color="auto" w:fill="FFFFFF"/>
          </w:rPr>
          <w:t>Standalone</w:t>
        </w:r>
        <w:r w:rsidR="00533946">
          <w:rPr>
            <w:shd w:val="clear" w:color="auto" w:fill="FFFFFF"/>
          </w:rPr>
          <w:t xml:space="preserve"> </w:t>
        </w:r>
      </w:ins>
      <w:r>
        <w:rPr>
          <w:shd w:val="clear" w:color="auto" w:fill="FFFFFF"/>
        </w:rPr>
        <w:t>en el visor.</w:t>
      </w:r>
    </w:p>
    <w:p w14:paraId="16BF072C" w14:textId="6263317B" w:rsidR="00695C48" w:rsidRDefault="009B0E5E">
      <w:pPr>
        <w:pStyle w:val="Ttulo2"/>
      </w:pPr>
      <w:bookmarkStart w:id="596" w:name="_Toc234946580"/>
      <w:r>
        <w:t>Implementación</w:t>
      </w:r>
      <w:bookmarkEnd w:id="596"/>
    </w:p>
    <w:p w14:paraId="3982E239" w14:textId="2D36BE38" w:rsidR="00695C48" w:rsidRDefault="009B0E5E" w:rsidP="00BB4B6C">
      <w:pPr>
        <w:rPr>
          <w:szCs w:val="22"/>
        </w:rPr>
      </w:pPr>
      <w:r>
        <w:rPr>
          <w:shd w:val="clear" w:color="auto" w:fill="FFFFFF"/>
        </w:rPr>
        <w:t xml:space="preserve">No </w:t>
      </w:r>
      <w:del w:id="597" w:author="David C. Perez Lopez" w:date="2026-07-15T23:50:00Z">
        <w:r w:rsidDel="00642B0E">
          <w:rPr>
            <w:shd w:val="clear" w:color="auto" w:fill="FFFFFF"/>
          </w:rPr>
          <w:delText xml:space="preserve">implementé </w:delText>
        </w:r>
      </w:del>
      <w:ins w:id="598" w:author="David C. Perez Lopez" w:date="2026-07-15T23:50:00Z">
        <w:r w:rsidR="00642B0E">
          <w:rPr>
            <w:shd w:val="clear" w:color="auto" w:fill="FFFFFF"/>
          </w:rPr>
          <w:t>se implementaron</w:t>
        </w:r>
        <w:r w:rsidR="00642B0E">
          <w:rPr>
            <w:shd w:val="clear" w:color="auto" w:fill="FFFFFF"/>
          </w:rPr>
          <w:t xml:space="preserve"> </w:t>
        </w:r>
      </w:ins>
      <w:r>
        <w:rPr>
          <w:shd w:val="clear" w:color="auto" w:fill="FFFFFF"/>
        </w:rPr>
        <w:t xml:space="preserve">todos los sistemas a la vez. Primero </w:t>
      </w:r>
      <w:del w:id="599" w:author="David C. Perez Lopez" w:date="2026-07-15T23:50:00Z">
        <w:r w:rsidDel="00642B0E">
          <w:rPr>
            <w:shd w:val="clear" w:color="auto" w:fill="FFFFFF"/>
          </w:rPr>
          <w:delText xml:space="preserve">conseguí </w:delText>
        </w:r>
      </w:del>
      <w:ins w:id="600" w:author="David C. Perez Lopez" w:date="2026-07-15T23:50:00Z">
        <w:r w:rsidR="00642B0E">
          <w:rPr>
            <w:shd w:val="clear" w:color="auto" w:fill="FFFFFF"/>
          </w:rPr>
          <w:t>se hizo</w:t>
        </w:r>
      </w:ins>
      <w:ins w:id="601" w:author="David C. Perez Lopez" w:date="2026-07-15T23:51:00Z">
        <w:r w:rsidR="00642B0E">
          <w:rPr>
            <w:shd w:val="clear" w:color="auto" w:fill="FFFFFF"/>
          </w:rPr>
          <w:t xml:space="preserve"> el desarrollo para</w:t>
        </w:r>
      </w:ins>
      <w:ins w:id="602" w:author="David C. Perez Lopez" w:date="2026-07-15T23:50:00Z">
        <w:r w:rsidR="00642B0E">
          <w:rPr>
            <w:shd w:val="clear" w:color="auto" w:fill="FFFFFF"/>
          </w:rPr>
          <w:t xml:space="preserve"> </w:t>
        </w:r>
      </w:ins>
      <w:r>
        <w:rPr>
          <w:shd w:val="clear" w:color="auto" w:fill="FFFFFF"/>
        </w:rPr>
        <w:t xml:space="preserve">que el jugador se moviera en Level_Street con el rig XR y locomoción continua. Después </w:t>
      </w:r>
      <w:del w:id="603" w:author="David C. Perez Lopez" w:date="2026-07-15T23:51:00Z">
        <w:r w:rsidDel="00642B0E">
          <w:rPr>
            <w:shd w:val="clear" w:color="auto" w:fill="FFFFFF"/>
          </w:rPr>
          <w:delText xml:space="preserve">añadí </w:delText>
        </w:r>
      </w:del>
      <w:ins w:id="604" w:author="David C. Perez Lopez" w:date="2026-07-15T23:51:00Z">
        <w:r w:rsidR="00642B0E">
          <w:rPr>
            <w:shd w:val="clear" w:color="auto" w:fill="FFFFFF"/>
          </w:rPr>
          <w:t>se añadió</w:t>
        </w:r>
        <w:r w:rsidR="00642B0E">
          <w:rPr>
            <w:shd w:val="clear" w:color="auto" w:fill="FFFFFF"/>
          </w:rPr>
          <w:t xml:space="preserve"> </w:t>
        </w:r>
      </w:ins>
      <w:r>
        <w:rPr>
          <w:shd w:val="clear" w:color="auto" w:fill="FFFFFF"/>
        </w:rPr>
        <w:t xml:space="preserve">el bastón y </w:t>
      </w:r>
      <w:del w:id="605" w:author="David C. Perez Lopez" w:date="2026-07-15T23:51:00Z">
        <w:r w:rsidDel="00642B0E">
          <w:rPr>
            <w:shd w:val="clear" w:color="auto" w:fill="FFFFFF"/>
          </w:rPr>
          <w:delText xml:space="preserve">calibré </w:delText>
        </w:r>
      </w:del>
      <w:ins w:id="606" w:author="David C. Perez Lopez" w:date="2026-07-15T23:51:00Z">
        <w:r w:rsidR="00642B0E">
          <w:rPr>
            <w:shd w:val="clear" w:color="auto" w:fill="FFFFFF"/>
          </w:rPr>
          <w:t>se calibraron las</w:t>
        </w:r>
        <w:r w:rsidR="00642B0E">
          <w:rPr>
            <w:shd w:val="clear" w:color="auto" w:fill="FFFFFF"/>
          </w:rPr>
          <w:t xml:space="preserve"> </w:t>
        </w:r>
      </w:ins>
      <w:r>
        <w:rPr>
          <w:shd w:val="clear" w:color="auto" w:fill="FFFFFF"/>
        </w:rPr>
        <w:t>superficies en BaseSyste</w:t>
      </w:r>
      <w:r>
        <w:rPr>
          <w:shd w:val="clear" w:color="auto" w:fill="FFFFFF"/>
        </w:rPr>
        <w:t>mTest.unity, una escena reducida donde era posible probar impactos, deslizamientos y retroalimentación háptica sin el ruido del tráfico ni de las tareas. Luego se incorporó TaskManager, los activadores de objetivo y el marcador visual de la tarea activa. P</w:t>
      </w:r>
      <w:r>
        <w:rPr>
          <w:shd w:val="clear" w:color="auto" w:fill="FFFFFF"/>
        </w:rPr>
        <w:t>or último se integró tráfico, semáforos, peatones y audio espacial, que fue la parte más delicada porque cada sistema funcionaba por separado pero interfería con los demás al convivir en la misma escena.</w:t>
      </w:r>
    </w:p>
    <w:p w14:paraId="6D2D8A3C" w14:textId="77777777" w:rsidR="00695C48" w:rsidRDefault="009B0E5E" w:rsidP="00642B0E">
      <w:pPr>
        <w:pStyle w:val="Ttulo3"/>
        <w:pPrChange w:id="607" w:author="David C. Perez Lopez" w:date="2026-07-15T23:52:00Z">
          <w:pPr>
            <w:pStyle w:val="NormalWeb"/>
            <w:widowControl/>
            <w:shd w:val="clear" w:color="auto" w:fill="FFFFFF"/>
            <w:spacing w:before="120" w:beforeAutospacing="0" w:after="60" w:afterAutospacing="0"/>
            <w:jc w:val="both"/>
          </w:pPr>
        </w:pPrChange>
      </w:pPr>
      <w:r>
        <w:rPr>
          <w:shd w:val="clear" w:color="auto" w:fill="FFFFFF"/>
        </w:rPr>
        <w:t>Ciclo de partida y gestión de tareas</w:t>
      </w:r>
    </w:p>
    <w:p w14:paraId="071CFE5C" w14:textId="5C99BDFA" w:rsidR="00695C48" w:rsidRDefault="009B0E5E" w:rsidP="00BB4B6C">
      <w:r>
        <w:rPr>
          <w:shd w:val="clear" w:color="auto" w:fill="FFFFFF"/>
        </w:rPr>
        <w:t>El GameManager,</w:t>
      </w:r>
      <w:r>
        <w:rPr>
          <w:shd w:val="clear" w:color="auto" w:fill="FFFFFF"/>
        </w:rPr>
        <w:t xml:space="preserve"> en Assets/Scripts/SceneLogic/GameManager.cs, controla el ciclo de partida: inicio, pausa, victoria y derrota. Al cargar el nivel arranca el temporizador, activa el HUD y expone el estado PLAYING; si la salud llega a cero, registra el fracaso y congela la </w:t>
      </w:r>
      <w:r>
        <w:rPr>
          <w:shd w:val="clear" w:color="auto" w:fill="FFFFFF"/>
        </w:rPr>
        <w:t>acción. Al completar el recorrido, congela la locomoción mediante GameplayFreezeController —que desactiva el nodo Locomotion del XR Origin— y envía estadísticas al ResultUIController: tiempo empleado, número de colisiones con obstáculos y pistas activadas.</w:t>
      </w:r>
      <w:r>
        <w:rPr>
          <w:shd w:val="clear" w:color="auto" w:fill="FFFFFF"/>
        </w:rPr>
        <w:t xml:space="preserve"> </w:t>
      </w:r>
      <w:del w:id="608" w:author="David C. Perez Lopez" w:date="2026-07-15T23:53:00Z">
        <w:r w:rsidDel="00D20844">
          <w:rPr>
            <w:shd w:val="clear" w:color="auto" w:fill="FFFFFF"/>
          </w:rPr>
          <w:delText>Distinguí además</w:delText>
        </w:r>
      </w:del>
      <w:ins w:id="609" w:author="David C. Perez Lopez" w:date="2026-07-15T23:53:00Z">
        <w:r w:rsidR="00D20844">
          <w:rPr>
            <w:shd w:val="clear" w:color="auto" w:fill="FFFFFF"/>
          </w:rPr>
          <w:t>Además, se distinguieron</w:t>
        </w:r>
      </w:ins>
      <w:r>
        <w:rPr>
          <w:shd w:val="clear" w:color="auto" w:fill="FFFFFF"/>
        </w:rPr>
        <w:t xml:space="preserve"> las colisiones físicas registradas por DamageObject del daño periódico de las zonas de peligro en calzada, para que la pantalla final </w:t>
      </w:r>
      <w:del w:id="610" w:author="David C. Perez Lopez" w:date="2026-07-15T23:53:00Z">
        <w:r w:rsidDel="00D20844">
          <w:rPr>
            <w:shd w:val="clear" w:color="auto" w:fill="FFFFFF"/>
          </w:rPr>
          <w:delText xml:space="preserve">refleje </w:delText>
        </w:r>
      </w:del>
      <w:ins w:id="611" w:author="David C. Perez Lopez" w:date="2026-07-15T23:53:00Z">
        <w:r w:rsidR="00D20844">
          <w:rPr>
            <w:shd w:val="clear" w:color="auto" w:fill="FFFFFF"/>
          </w:rPr>
          <w:t>reflejara</w:t>
        </w:r>
        <w:r w:rsidR="00D20844">
          <w:rPr>
            <w:shd w:val="clear" w:color="auto" w:fill="FFFFFF"/>
          </w:rPr>
          <w:t xml:space="preserve"> </w:t>
        </w:r>
      </w:ins>
      <w:r>
        <w:rPr>
          <w:shd w:val="clear" w:color="auto" w:fill="FFFFFF"/>
        </w:rPr>
        <w:t>mejor qué tipo de error cometió el usuario.</w:t>
      </w:r>
    </w:p>
    <w:p w14:paraId="7E56CBE3" w14:textId="104E54E0" w:rsidR="00695C48" w:rsidRDefault="009B0E5E" w:rsidP="00BB4B6C">
      <w:r>
        <w:rPr>
          <w:shd w:val="clear" w:color="auto" w:fill="FFFFFF"/>
        </w:rPr>
        <w:t>El TaskManager mantiene tres tareas en orden estrict</w:t>
      </w:r>
      <w:r>
        <w:rPr>
          <w:shd w:val="clear" w:color="auto" w:fill="FFFFFF"/>
        </w:rPr>
        <w:t xml:space="preserve">o y solo permite completar la pendiente: task_1 «Cruzando la acera», task_2 «Cruzando el carril» y task_3 «Encuentra la entrada del metro». Cada objetivo se asocia a un ObjectiveTriggerZone en la escena; si el jugador entra en una zona posterior sin haber </w:t>
      </w:r>
      <w:r>
        <w:rPr>
          <w:shd w:val="clear" w:color="auto" w:fill="FFFFFF"/>
        </w:rPr>
        <w:t>completado la anterior, el sistema rechaza el avance. Cuando una tarea se completa, el componente ObjectiveZoneVisual oculta el marcador cilíndrico verde y el flujo pasa a la siguiente entrada de la lista. En la</w:t>
      </w:r>
      <w:ins w:id="612" w:author="David C. Perez Lopez" w:date="2026-07-15T23:55:00Z">
        <w:r w:rsidR="00115BB0">
          <w:rPr>
            <w:shd w:val="clear" w:color="auto" w:fill="FFFFFF"/>
          </w:rPr>
          <w:t>s</w:t>
        </w:r>
      </w:ins>
      <w:r>
        <w:rPr>
          <w:shd w:val="clear" w:color="auto" w:fill="FFFFFF"/>
        </w:rPr>
        <w:t xml:space="preserve"> Figura</w:t>
      </w:r>
      <w:ins w:id="613" w:author="David C. Perez Lopez" w:date="2026-07-15T23:56:00Z">
        <w:r w:rsidR="00115BB0">
          <w:rPr>
            <w:shd w:val="clear" w:color="auto" w:fill="FFFFFF"/>
          </w:rPr>
          <w:t>s</w:t>
        </w:r>
      </w:ins>
      <w:r>
        <w:rPr>
          <w:shd w:val="clear" w:color="auto" w:fill="FFFFFF"/>
        </w:rPr>
        <w:t xml:space="preserve"> 12</w:t>
      </w:r>
      <w:ins w:id="614" w:author="David C. Perez Lopez" w:date="2026-07-15T23:56:00Z">
        <w:r w:rsidR="00115BB0">
          <w:rPr>
            <w:shd w:val="clear" w:color="auto" w:fill="FFFFFF"/>
          </w:rPr>
          <w:t>a y 12b</w:t>
        </w:r>
      </w:ins>
      <w:r>
        <w:rPr>
          <w:shd w:val="clear" w:color="auto" w:fill="FFFFFF"/>
        </w:rPr>
        <w:t xml:space="preserve"> se aprecia el Inspector de Unity c</w:t>
      </w:r>
      <w:r>
        <w:rPr>
          <w:shd w:val="clear" w:color="auto" w:fill="FFFFFF"/>
        </w:rPr>
        <w:t>on ambos componentes en el objeto Managers: el GameManager registra el estado de partida, las estadísticas de tiempo, colisiones y pistas, y las referencias al HUD y a la pantalla de resultados; el TaskManager define las tres entradas con sus descripciones</w:t>
      </w:r>
      <w:r>
        <w:rPr>
          <w:shd w:val="clear" w:color="auto" w:fill="FFFFFF"/>
        </w:rPr>
        <w:t xml:space="preserve"> en español. Esta organización en un único bloque de gestión permitió centralizar la lógica del flujo jugable y </w:t>
      </w:r>
      <w:r>
        <w:rPr>
          <w:shd w:val="clear" w:color="auto" w:fill="FFFFFF"/>
        </w:rPr>
        <w:lastRenderedPageBreak/>
        <w:t>revisar, desde el propio Inspector, qué valores y referencias intervenían en cada fase de la experiencia.</w:t>
      </w:r>
    </w:p>
    <w:p w14:paraId="62D8B3B5" w14:textId="77777777" w:rsidR="00695C48" w:rsidRDefault="009B0E5E">
      <w:pPr>
        <w:widowControl/>
        <w:spacing w:after="0"/>
        <w:jc w:val="center"/>
      </w:pPr>
      <w:r>
        <w:rPr>
          <w:rFonts w:eastAsia="SimSun"/>
          <w:noProof/>
          <w:kern w:val="0"/>
          <w:sz w:val="24"/>
          <w:lang w:val="en-US" w:bidi="ar"/>
        </w:rPr>
        <w:drawing>
          <wp:inline distT="0" distB="0" distL="114300" distR="114300" wp14:anchorId="1DE9FFC2" wp14:editId="35057F6F">
            <wp:extent cx="4860290" cy="4806315"/>
            <wp:effectExtent l="0" t="0" r="3810" b="6985"/>
            <wp:docPr id="36"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2" descr="IMG_267"/>
                    <pic:cNvPicPr>
                      <a:picLocks noChangeAspect="1"/>
                    </pic:cNvPicPr>
                  </pic:nvPicPr>
                  <pic:blipFill>
                    <a:blip r:embed="rId24"/>
                    <a:stretch>
                      <a:fillRect/>
                    </a:stretch>
                  </pic:blipFill>
                  <pic:spPr>
                    <a:xfrm>
                      <a:off x="0" y="0"/>
                      <a:ext cx="4860290" cy="4806315"/>
                    </a:xfrm>
                    <a:prstGeom prst="rect">
                      <a:avLst/>
                    </a:prstGeom>
                    <a:noFill/>
                    <a:ln w="9525">
                      <a:noFill/>
                    </a:ln>
                  </pic:spPr>
                </pic:pic>
              </a:graphicData>
            </a:graphic>
          </wp:inline>
        </w:drawing>
      </w:r>
    </w:p>
    <w:p w14:paraId="2E73047E" w14:textId="77777777" w:rsidR="00695C48" w:rsidRDefault="009B0E5E">
      <w:pPr>
        <w:pStyle w:val="NormalWeb"/>
        <w:widowControl/>
        <w:shd w:val="clear" w:color="auto" w:fill="FFFFFF"/>
        <w:spacing w:beforeAutospacing="0" w:after="160" w:afterAutospacing="0"/>
        <w:jc w:val="center"/>
        <w:rPr>
          <w:color w:val="000000"/>
          <w:sz w:val="22"/>
          <w:szCs w:val="22"/>
        </w:rPr>
      </w:pPr>
      <w:r>
        <w:rPr>
          <w:i/>
          <w:iCs/>
          <w:color w:val="000000"/>
          <w:sz w:val="18"/>
          <w:szCs w:val="18"/>
          <w:shd w:val="clear" w:color="auto" w:fill="FFFFFF"/>
        </w:rPr>
        <w:t>Figura 12a. Componente GameManager e</w:t>
      </w:r>
      <w:r>
        <w:rPr>
          <w:i/>
          <w:iCs/>
          <w:color w:val="000000"/>
          <w:sz w:val="18"/>
          <w:szCs w:val="18"/>
          <w:shd w:val="clear" w:color="auto" w:fill="FFFFFF"/>
        </w:rPr>
        <w:t>n el Inspector de Unity. Elaboración propia.</w:t>
      </w:r>
    </w:p>
    <w:p w14:paraId="0D80122B" w14:textId="77777777" w:rsidR="00695C48" w:rsidRDefault="009B0E5E">
      <w:pPr>
        <w:widowControl/>
        <w:spacing w:after="0"/>
        <w:jc w:val="center"/>
      </w:pPr>
      <w:r>
        <w:rPr>
          <w:rFonts w:eastAsia="SimSun"/>
          <w:noProof/>
          <w:kern w:val="0"/>
          <w:sz w:val="24"/>
          <w:lang w:val="en-US" w:bidi="ar"/>
        </w:rPr>
        <w:lastRenderedPageBreak/>
        <w:drawing>
          <wp:inline distT="0" distB="0" distL="114300" distR="114300" wp14:anchorId="2EF68384" wp14:editId="42202FA7">
            <wp:extent cx="4860290" cy="4628515"/>
            <wp:effectExtent l="0" t="0" r="3810" b="6985"/>
            <wp:docPr id="35"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3" descr="IMG_268"/>
                    <pic:cNvPicPr>
                      <a:picLocks noChangeAspect="1"/>
                    </pic:cNvPicPr>
                  </pic:nvPicPr>
                  <pic:blipFill>
                    <a:blip r:embed="rId25"/>
                    <a:stretch>
                      <a:fillRect/>
                    </a:stretch>
                  </pic:blipFill>
                  <pic:spPr>
                    <a:xfrm>
                      <a:off x="0" y="0"/>
                      <a:ext cx="4860290" cy="4628515"/>
                    </a:xfrm>
                    <a:prstGeom prst="rect">
                      <a:avLst/>
                    </a:prstGeom>
                    <a:noFill/>
                    <a:ln w="9525">
                      <a:noFill/>
                    </a:ln>
                  </pic:spPr>
                </pic:pic>
              </a:graphicData>
            </a:graphic>
          </wp:inline>
        </w:drawing>
      </w:r>
    </w:p>
    <w:p w14:paraId="0545BE89" w14:textId="77777777" w:rsidR="00695C48" w:rsidRDefault="009B0E5E">
      <w:pPr>
        <w:pStyle w:val="NormalWeb"/>
        <w:widowControl/>
        <w:shd w:val="clear" w:color="auto" w:fill="FFFFFF"/>
        <w:spacing w:beforeAutospacing="0" w:after="160" w:afterAutospacing="0"/>
        <w:jc w:val="center"/>
        <w:rPr>
          <w:color w:val="000000"/>
          <w:sz w:val="22"/>
          <w:szCs w:val="22"/>
        </w:rPr>
      </w:pPr>
      <w:r>
        <w:rPr>
          <w:i/>
          <w:iCs/>
          <w:color w:val="000000"/>
          <w:sz w:val="18"/>
          <w:szCs w:val="18"/>
          <w:shd w:val="clear" w:color="auto" w:fill="FFFFFF"/>
        </w:rPr>
        <w:t>Figura 12b. Componente TaskManager y definición de tareas en el Inspector de Unity. Elaboración propia.</w:t>
      </w:r>
    </w:p>
    <w:p w14:paraId="5FAB491C" w14:textId="77777777" w:rsidR="00695C48" w:rsidRDefault="009B0E5E" w:rsidP="00115BB0">
      <w:pPr>
        <w:pStyle w:val="Ttulo3"/>
        <w:pPrChange w:id="615" w:author="David C. Perez Lopez" w:date="2026-07-15T23:56:00Z">
          <w:pPr>
            <w:pStyle w:val="NormalWeb"/>
            <w:widowControl/>
            <w:shd w:val="clear" w:color="auto" w:fill="FFFFFF"/>
            <w:spacing w:before="120" w:beforeAutospacing="0" w:after="60" w:afterAutospacing="0"/>
            <w:jc w:val="both"/>
          </w:pPr>
        </w:pPrChange>
      </w:pPr>
      <w:r>
        <w:rPr>
          <w:shd w:val="clear" w:color="auto" w:fill="FFFFFF"/>
        </w:rPr>
        <w:t>Modos de visión y bastón</w:t>
      </w:r>
    </w:p>
    <w:p w14:paraId="4920B1FB" w14:textId="2C9DB8B8" w:rsidR="00695C48" w:rsidRDefault="009B0E5E" w:rsidP="00BB4B6C">
      <w:r>
        <w:rPr>
          <w:shd w:val="clear" w:color="auto" w:fill="FFFFFF"/>
        </w:rPr>
        <w:t xml:space="preserve">El VisionModeManager persiste entre </w:t>
      </w:r>
      <w:del w:id="616" w:author="David C. Perez Lopez" w:date="2026-07-15T23:57:00Z">
        <w:r w:rsidDel="008F467A">
          <w:rPr>
            <w:shd w:val="clear" w:color="auto" w:fill="FFFFFF"/>
          </w:rPr>
          <w:delText xml:space="preserve">Main </w:delText>
        </w:r>
      </w:del>
      <w:ins w:id="617" w:author="David C. Perez Lopez" w:date="2026-07-15T23:57:00Z">
        <w:r w:rsidR="008F467A">
          <w:rPr>
            <w:shd w:val="clear" w:color="auto" w:fill="FFFFFF"/>
          </w:rPr>
          <w:t>la escena del menú</w:t>
        </w:r>
        <w:r w:rsidR="008F467A">
          <w:rPr>
            <w:shd w:val="clear" w:color="auto" w:fill="FFFFFF"/>
          </w:rPr>
          <w:t xml:space="preserve"> </w:t>
        </w:r>
      </w:ins>
      <w:r>
        <w:rPr>
          <w:shd w:val="clear" w:color="auto" w:fill="FFFFFF"/>
        </w:rPr>
        <w:t>y Level_Street gracias a DontDestroyOnL</w:t>
      </w:r>
      <w:r>
        <w:rPr>
          <w:shd w:val="clear" w:color="auto" w:fill="FFFFFF"/>
        </w:rPr>
        <w:t>oad, guarda el modo seleccionado en PlayerPrefs y activa la capa visual correspondiente al cargar el nivel mediante RegisterSceneOverlays. De este modo, la elección hecha en el menú se mantiene sin reconfigurar la sesión manualmente. En la escena de juego,</w:t>
      </w:r>
      <w:r>
        <w:rPr>
          <w:shd w:val="clear" w:color="auto" w:fill="FFFFFF"/>
        </w:rPr>
        <w:t xml:space="preserve"> cada modo activa un overlay distinto —baja visión, discapacidad visual o enfermedades visuales— que convive con el HUD y con el resto de la interfaz.</w:t>
      </w:r>
    </w:p>
    <w:p w14:paraId="0658B8DD" w14:textId="77777777" w:rsidR="00695C48" w:rsidRDefault="009B0E5E" w:rsidP="00BB4B6C">
      <w:r>
        <w:rPr>
          <w:shd w:val="clear" w:color="auto" w:fill="FFFFFF"/>
        </w:rPr>
        <w:t>El bastón utiliza CaneDetector, CaneAudioSystem y CaneHapticSystem en la punta del prefab BlindCane. El d</w:t>
      </w:r>
      <w:r>
        <w:rPr>
          <w:shd w:val="clear" w:color="auto" w:fill="FFFFFF"/>
        </w:rPr>
        <w:t xml:space="preserve">etector mide la velocidad del movimiento para calcular la intensidad del impacto y distingue un golpe puntual de un deslizamiento continuo sobre acera o calzada mediante SurfaceTag. Esa separación fue importante para que el usuario recibiera una respuesta </w:t>
      </w:r>
      <w:r>
        <w:rPr>
          <w:shd w:val="clear" w:color="auto" w:fill="FFFFFF"/>
        </w:rPr>
        <w:t>creíble al explorar el entorno: un golpe seco contra un contenedor no suena ni vibra igual que arrastrar la punta por el pavimento. Los clips de audio del bastón están en Assets/UI/Audio/Cane, diferenciados por material y tipo de obstáculo.</w:t>
      </w:r>
    </w:p>
    <w:p w14:paraId="14B89F20" w14:textId="77777777" w:rsidR="00695C48" w:rsidRDefault="009B0E5E" w:rsidP="008F467A">
      <w:pPr>
        <w:pStyle w:val="Ttulo3"/>
        <w:pPrChange w:id="618" w:author="David C. Perez Lopez" w:date="2026-07-15T23:58:00Z">
          <w:pPr>
            <w:pStyle w:val="NormalWeb"/>
            <w:widowControl/>
            <w:shd w:val="clear" w:color="auto" w:fill="FFFFFF"/>
            <w:spacing w:before="120" w:beforeAutospacing="0" w:after="60" w:afterAutospacing="0"/>
            <w:jc w:val="both"/>
          </w:pPr>
        </w:pPrChange>
      </w:pPr>
      <w:r>
        <w:rPr>
          <w:shd w:val="clear" w:color="auto" w:fill="FFFFFF"/>
        </w:rPr>
        <w:lastRenderedPageBreak/>
        <w:t>Tráfico, semáfo</w:t>
      </w:r>
      <w:r>
        <w:rPr>
          <w:shd w:val="clear" w:color="auto" w:fill="FFFFFF"/>
        </w:rPr>
        <w:t>ros y zonas de riesgo</w:t>
      </w:r>
    </w:p>
    <w:p w14:paraId="09BD41E1" w14:textId="37A60279" w:rsidR="00695C48" w:rsidRDefault="009B0E5E" w:rsidP="004E0D0F">
      <w:r>
        <w:rPr>
          <w:shd w:val="clear" w:color="auto" w:fill="FFFFFF"/>
        </w:rPr>
        <w:t>El sistema de tráfico agrupa dos TrafficSpawner por eje —norte-sur y este-oeste—, cada uno con varios carriles definidos en TrafficLaneConfig, intervalo de aparición, velocidad y tope de vehículos activos. Los prefabs de coches y cami</w:t>
      </w:r>
      <w:r>
        <w:rPr>
          <w:shd w:val="clear" w:color="auto" w:fill="FFFFFF"/>
        </w:rPr>
        <w:t>ones se instancian de forma aleatoria y avanzan hasta un punto de desaparición al otro lado de la escena. El TrafficLightController alterna dos grupos de señales peatonales cada dieciocho segundos, reproduce</w:t>
      </w:r>
      <w:ins w:id="619" w:author="David C. Perez Lopez" w:date="2026-07-16T00:02:00Z">
        <w:r w:rsidR="00BD2814">
          <w:rPr>
            <w:shd w:val="clear" w:color="auto" w:fill="FFFFFF"/>
          </w:rPr>
          <w:t xml:space="preserve"> </w:t>
        </w:r>
      </w:ins>
      <w:ins w:id="620" w:author="David C. Perez Lopez" w:date="2026-07-16T00:03:00Z">
        <w:r w:rsidR="00BD2814">
          <w:rPr>
            <w:shd w:val="clear" w:color="auto" w:fill="FFFFFF"/>
          </w:rPr>
          <w:t>la señal acústica de los semáforos</w:t>
        </w:r>
      </w:ins>
      <w:r>
        <w:rPr>
          <w:shd w:val="clear" w:color="auto" w:fill="FFFFFF"/>
        </w:rPr>
        <w:t xml:space="preserve"> </w:t>
      </w:r>
      <w:ins w:id="621" w:author="David C. Perez Lopez" w:date="2026-07-16T00:04:00Z">
        <w:r w:rsidR="00BD2814">
          <w:rPr>
            <w:shd w:val="clear" w:color="auto" w:fill="FFFFFF"/>
          </w:rPr>
          <w:t>(</w:t>
        </w:r>
      </w:ins>
      <w:r>
        <w:rPr>
          <w:shd w:val="clear" w:color="auto" w:fill="FFFFFF"/>
        </w:rPr>
        <w:t>honglvdeng.mp3</w:t>
      </w:r>
      <w:ins w:id="622" w:author="David C. Perez Lopez" w:date="2026-07-16T00:04:00Z">
        <w:r w:rsidR="00BD2814">
          <w:rPr>
            <w:shd w:val="clear" w:color="auto" w:fill="FFFFFF"/>
          </w:rPr>
          <w:t>)</w:t>
        </w:r>
      </w:ins>
      <w:r>
        <w:rPr>
          <w:shd w:val="clear" w:color="auto" w:fill="FFFFFF"/>
        </w:rPr>
        <w:t xml:space="preserve"> en bucle mientras un grupo está a</w:t>
      </w:r>
      <w:r>
        <w:rPr>
          <w:shd w:val="clear" w:color="auto" w:fill="FFFFFF"/>
        </w:rPr>
        <w:t>ctivo y bloquea el tráfico del eje correspondiente mediante SetCrossingBlocked. Entre fases deja una breve pausa —switchPause— para que el cambio de señal resulte perceptible.</w:t>
      </w:r>
    </w:p>
    <w:p w14:paraId="3C951181" w14:textId="77DF6F8C" w:rsidR="00695C48" w:rsidRDefault="009B0E5E" w:rsidP="004E0D0F">
      <w:r>
        <w:rPr>
          <w:shd w:val="clear" w:color="auto" w:fill="FFFFFF"/>
        </w:rPr>
        <w:t>El sistema peatonal replica la lógica de carriles sobre las aceras. PedestrianSp</w:t>
      </w:r>
      <w:r>
        <w:rPr>
          <w:shd w:val="clear" w:color="auto" w:fill="FFFFFF"/>
        </w:rPr>
        <w:t xml:space="preserve">awner instancia los modelos almacenados en Assets/Prefab/Pedestrians, registra cada instancia en PedestrianWalker y consulta el estado del TrafficLightController para detener el avance en la zona del cruce. </w:t>
      </w:r>
      <w:del w:id="623" w:author="David C. Perez Lopez" w:date="2026-07-16T00:05:00Z">
        <w:r w:rsidDel="00622E4F">
          <w:rPr>
            <w:shd w:val="clear" w:color="auto" w:fill="FFFFFF"/>
          </w:rPr>
          <w:delText xml:space="preserve">Ajusté </w:delText>
        </w:r>
      </w:del>
      <w:ins w:id="624" w:author="David C. Perez Lopez" w:date="2026-07-16T00:05:00Z">
        <w:r w:rsidR="00622E4F">
          <w:rPr>
            <w:shd w:val="clear" w:color="auto" w:fill="FFFFFF"/>
          </w:rPr>
          <w:t>Se ajustó</w:t>
        </w:r>
        <w:r w:rsidR="00622E4F">
          <w:rPr>
            <w:shd w:val="clear" w:color="auto" w:fill="FFFFFF"/>
          </w:rPr>
          <w:t xml:space="preserve"> </w:t>
        </w:r>
      </w:ins>
      <w:r>
        <w:rPr>
          <w:shd w:val="clear" w:color="auto" w:fill="FFFFFF"/>
        </w:rPr>
        <w:t>spawnInterval, maxActivePedestrians y rele</w:t>
      </w:r>
      <w:r>
        <w:rPr>
          <w:shd w:val="clear" w:color="auto" w:fill="FFFFFF"/>
        </w:rPr>
        <w:t>aseDelay para que el flujo peatonal acompañara al tráfico sin saturar la acera. Cada peatón avanza por una trayectoria predefinida, sin navegación dinámica ni evitación inteligente. Para gestionar el daño por contacto, cada personaje incluye un objeto hijo</w:t>
      </w:r>
      <w:r>
        <w:rPr>
          <w:shd w:val="clear" w:color="auto" w:fill="FFFFFF"/>
        </w:rPr>
        <w:t xml:space="preserve"> denominado Damage Trigger con el componente DamageObject. Cuando ese activador entra en contacto con el jugador, descuenta aproximadamente cinco puntos de salud y aplica un tiempo de espera de un segundo</w:t>
      </w:r>
      <w:ins w:id="625" w:author="David C. Perez Lopez" w:date="2026-07-16T00:06:00Z">
        <w:r w:rsidR="00622E4F">
          <w:rPr>
            <w:shd w:val="clear" w:color="auto" w:fill="FFFFFF"/>
          </w:rPr>
          <w:t>,</w:t>
        </w:r>
      </w:ins>
      <w:r>
        <w:rPr>
          <w:shd w:val="clear" w:color="auto" w:fill="FFFFFF"/>
        </w:rPr>
        <w:t xml:space="preserve"> antes de permitir una nueva penalización, lo que ev</w:t>
      </w:r>
      <w:r>
        <w:rPr>
          <w:shd w:val="clear" w:color="auto" w:fill="FFFFFF"/>
        </w:rPr>
        <w:t xml:space="preserve">ita que el daño se repita en cada fotograma. Los obstáculos pequeños del tramo inicial no se generan por script: están agrupados bajo Small Obstacle y utilizan AutoFitTriggerToMesh para adaptar el collider de DamageObject a la malla importada, lo que </w:t>
      </w:r>
      <w:del w:id="626" w:author="David C. Perez Lopez" w:date="2026-07-16T00:06:00Z">
        <w:r w:rsidDel="00622E4F">
          <w:rPr>
            <w:shd w:val="clear" w:color="auto" w:fill="FFFFFF"/>
          </w:rPr>
          <w:delText xml:space="preserve">me </w:delText>
        </w:r>
      </w:del>
      <w:r>
        <w:rPr>
          <w:shd w:val="clear" w:color="auto" w:fill="FFFFFF"/>
        </w:rPr>
        <w:t>pe</w:t>
      </w:r>
      <w:r>
        <w:rPr>
          <w:shd w:val="clear" w:color="auto" w:fill="FFFFFF"/>
        </w:rPr>
        <w:t>rmitió colocar numerosos elementos en el pasillo estrecho sin calibrar cada activador manualmente.</w:t>
      </w:r>
    </w:p>
    <w:p w14:paraId="3DCD679E" w14:textId="3D1257B1" w:rsidR="00695C48" w:rsidRDefault="009B0E5E" w:rsidP="004E0D0F">
      <w:r>
        <w:rPr>
          <w:shd w:val="clear" w:color="auto" w:fill="FFFFFF"/>
        </w:rPr>
        <w:t xml:space="preserve">Uno de los errores que más tiempo requirió fue que los coches atravesaban el cruce porque intersectionMin e intersectionMax no coincidían con la </w:t>
      </w:r>
      <w:r>
        <w:rPr>
          <w:shd w:val="clear" w:color="auto" w:fill="FFFFFF"/>
        </w:rPr>
        <w:t>geometría real del paso de peatones. Se reajustaron esos valores en el Inspector</w:t>
      </w:r>
      <w:del w:id="627" w:author="David C. Perez Lopez" w:date="2026-07-16T00:07:00Z">
        <w:r w:rsidDel="00A6643E">
          <w:rPr>
            <w:shd w:val="clear" w:color="auto" w:fill="FFFFFF"/>
          </w:rPr>
          <w:delText>, probando en Play Mode</w:delText>
        </w:r>
      </w:del>
      <w:r>
        <w:rPr>
          <w:shd w:val="clear" w:color="auto" w:fill="FFFFFF"/>
        </w:rPr>
        <w:t xml:space="preserve"> hasta que el bloqueo del tráfico y la señal sonora quedaron sincronizados. En paralelo, </w:t>
      </w:r>
      <w:del w:id="628" w:author="David C. Perez Lopez" w:date="2026-07-16T00:07:00Z">
        <w:r w:rsidDel="00A6643E">
          <w:rPr>
            <w:shd w:val="clear" w:color="auto" w:fill="FFFFFF"/>
          </w:rPr>
          <w:delText xml:space="preserve">configuré </w:delText>
        </w:r>
      </w:del>
      <w:ins w:id="629" w:author="David C. Perez Lopez" w:date="2026-07-16T00:07:00Z">
        <w:r w:rsidR="00A6643E">
          <w:rPr>
            <w:shd w:val="clear" w:color="auto" w:fill="FFFFFF"/>
          </w:rPr>
          <w:t>se configuró</w:t>
        </w:r>
        <w:r w:rsidR="00A6643E">
          <w:rPr>
            <w:shd w:val="clear" w:color="auto" w:fill="FFFFFF"/>
          </w:rPr>
          <w:t xml:space="preserve"> </w:t>
        </w:r>
      </w:ins>
      <w:r>
        <w:rPr>
          <w:shd w:val="clear" w:color="auto" w:fill="FFFFFF"/>
        </w:rPr>
        <w:t>SidewalkSafeZone y PlayerSidewalkTracker para saber si</w:t>
      </w:r>
      <w:r>
        <w:rPr>
          <w:shd w:val="clear" w:color="auto" w:fill="FFFFFF"/>
        </w:rPr>
        <w:t xml:space="preserve"> el jugador seguía en acera, y DangerZone para aplicar daño periódico cuando permanece en calzada. Esa distinción entre tropiezo con un obstáculo y permanencia en zona peligrosa también quedó reflejada en las estadísticas que muestra el GameManager.</w:t>
      </w:r>
    </w:p>
    <w:p w14:paraId="0C0CE581" w14:textId="77777777" w:rsidR="00695C48" w:rsidRDefault="009B0E5E" w:rsidP="00983DEE">
      <w:pPr>
        <w:pStyle w:val="Ttulo3"/>
        <w:pPrChange w:id="630" w:author="David C. Perez Lopez" w:date="2026-07-16T00:08:00Z">
          <w:pPr>
            <w:pStyle w:val="NormalWeb"/>
            <w:widowControl/>
            <w:shd w:val="clear" w:color="auto" w:fill="FFFFFF"/>
            <w:spacing w:before="120" w:beforeAutospacing="0" w:after="60" w:afterAutospacing="0"/>
            <w:jc w:val="both"/>
          </w:pPr>
        </w:pPrChange>
      </w:pPr>
      <w:r>
        <w:rPr>
          <w:shd w:val="clear" w:color="auto" w:fill="FFFFFF"/>
        </w:rPr>
        <w:t xml:space="preserve">Audio </w:t>
      </w:r>
      <w:r>
        <w:rPr>
          <w:shd w:val="clear" w:color="auto" w:fill="FFFFFF"/>
        </w:rPr>
        <w:t>espacial e interfaz en juego</w:t>
      </w:r>
    </w:p>
    <w:p w14:paraId="65CD35D1" w14:textId="6254AF13" w:rsidR="00695C48" w:rsidRDefault="009B0E5E" w:rsidP="004E0D0F">
      <w:r>
        <w:rPr>
          <w:shd w:val="clear" w:color="auto" w:fill="FFFFFF"/>
        </w:rPr>
        <w:t>El SpatialAudioManager</w:t>
      </w:r>
      <w:r>
        <w:rPr>
          <w:shd w:val="clear" w:color="auto" w:fill="FFFFFF"/>
        </w:rPr>
        <w:t xml:space="preserve"> </w:t>
      </w:r>
      <w:del w:id="631" w:author="David C. Perez Lopez" w:date="2026-07-16T00:10:00Z">
        <w:r w:rsidDel="00983DEE">
          <w:rPr>
            <w:shd w:val="clear" w:color="auto" w:fill="FFFFFF"/>
          </w:rPr>
          <w:delText>orienta con audio de meta hacia el</w:delText>
        </w:r>
      </w:del>
      <w:ins w:id="632" w:author="David C. Perez Lopez" w:date="2026-07-16T00:11:00Z">
        <w:r w:rsidR="00983DEE">
          <w:rPr>
            <w:shd w:val="clear" w:color="auto" w:fill="FFFFFF"/>
          </w:rPr>
          <w:t xml:space="preserve">, mediante audio 3d, </w:t>
        </w:r>
      </w:ins>
      <w:ins w:id="633" w:author="David C. Perez Lopez" w:date="2026-07-16T00:10:00Z">
        <w:r w:rsidR="00983DEE">
          <w:rPr>
            <w:shd w:val="clear" w:color="auto" w:fill="FFFFFF"/>
          </w:rPr>
          <w:t>proporciona orientaci</w:t>
        </w:r>
      </w:ins>
      <w:ins w:id="634" w:author="David C. Perez Lopez" w:date="2026-07-16T00:11:00Z">
        <w:r w:rsidR="00983DEE">
          <w:rPr>
            <w:shd w:val="clear" w:color="auto" w:fill="FFFFFF"/>
          </w:rPr>
          <w:t xml:space="preserve">ón </w:t>
        </w:r>
      </w:ins>
      <w:ins w:id="635" w:author="David C. Perez Lopez" w:date="2026-07-16T00:12:00Z">
        <w:r w:rsidR="00E924B8">
          <w:rPr>
            <w:shd w:val="clear" w:color="auto" w:fill="FFFFFF"/>
          </w:rPr>
          <w:t xml:space="preserve">hacia la posición </w:t>
        </w:r>
      </w:ins>
      <w:ins w:id="636" w:author="David C. Perez Lopez" w:date="2026-07-16T00:11:00Z">
        <w:r w:rsidR="00983DEE">
          <w:rPr>
            <w:shd w:val="clear" w:color="auto" w:fill="FFFFFF"/>
          </w:rPr>
          <w:t>del</w:t>
        </w:r>
      </w:ins>
      <w:r>
        <w:rPr>
          <w:shd w:val="clear" w:color="auto" w:fill="FFFFFF"/>
        </w:rPr>
        <w:t xml:space="preserve"> objetivo activo y advierte con pulsos de peligro cuando el jugador sale de la acera. El volumen del objetivo se modula según la distancia a la cabeza del jugador; el aud</w:t>
      </w:r>
      <w:r>
        <w:rPr>
          <w:shd w:val="clear" w:color="auto" w:fill="FFFFFF"/>
        </w:rPr>
        <w:t>io de peligro acelera su ritmo a medida que el usuario se adentra en la calzada. Fue necesario priorizar en el mezclador el audio de objetivo y de peligro por encima del motor de los coches, porque en una prueba inicial el tráfico tapaba las señales que de</w:t>
      </w:r>
      <w:r>
        <w:rPr>
          <w:shd w:val="clear" w:color="auto" w:fill="FFFFFF"/>
        </w:rPr>
        <w:t>bían guiar al jugador. También se configuró el sistema para que dejara de actualizar el audio espacial cuando la partida está pausada o terminada, para evitar pulsos de peligro o indicaciones de meta fuera de contexto en la pantalla de resultados.</w:t>
      </w:r>
    </w:p>
    <w:p w14:paraId="0C96765C" w14:textId="77777777" w:rsidR="00695C48" w:rsidRDefault="009B0E5E" w:rsidP="004E0D0F">
      <w:r>
        <w:rPr>
          <w:shd w:val="clear" w:color="auto" w:fill="FFFFFF"/>
        </w:rPr>
        <w:lastRenderedPageBreak/>
        <w:t xml:space="preserve">En la </w:t>
      </w:r>
      <w:r>
        <w:rPr>
          <w:shd w:val="clear" w:color="auto" w:fill="FFFFFF"/>
        </w:rPr>
        <w:t xml:space="preserve">Figura 13 se muestra el HUD activo durante una partida, con salud, tiempo, estado PLAYING y la lista de objetivos con la primera tarea resaltada. La distribución del HUD en la zona superior de la imagen evita tapar el centro visual del recorrido y permite </w:t>
      </w:r>
      <w:r>
        <w:rPr>
          <w:shd w:val="clear" w:color="auto" w:fill="FFFFFF"/>
        </w:rPr>
        <w:t>consultar el estado de la sesión sin ocultar los elementos más relevantes del espacio urbano. La lista de tareas se actualiza cuando TaskManager emite el evento OnTasksChanged, de modo que el jugador siempre ve cuál es el objetivo pendiente sin depender ún</w:t>
      </w:r>
      <w:r>
        <w:rPr>
          <w:shd w:val="clear" w:color="auto" w:fill="FFFFFF"/>
        </w:rPr>
        <w:t>icamente del marcador verde en escena —algo especialmente importante en los modos con campo visual muy reducido.</w:t>
      </w:r>
    </w:p>
    <w:p w14:paraId="03475C53" w14:textId="77777777" w:rsidR="00695C48" w:rsidRDefault="009B0E5E">
      <w:pPr>
        <w:widowControl/>
        <w:spacing w:after="0"/>
        <w:jc w:val="center"/>
        <w:rPr>
          <w:sz w:val="24"/>
          <w:lang w:val="en-US"/>
        </w:rPr>
      </w:pPr>
      <w:r>
        <w:rPr>
          <w:rFonts w:eastAsia="SimSun"/>
          <w:noProof/>
          <w:kern w:val="0"/>
          <w:sz w:val="24"/>
          <w:lang w:val="en-US" w:bidi="ar"/>
        </w:rPr>
        <w:drawing>
          <wp:inline distT="0" distB="0" distL="114300" distR="114300" wp14:anchorId="67D0E532" wp14:editId="53F58C99">
            <wp:extent cx="3599815" cy="1696720"/>
            <wp:effectExtent l="0" t="0" r="6985" b="5080"/>
            <wp:docPr id="24"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 descr="IMG_269"/>
                    <pic:cNvPicPr>
                      <a:picLocks noChangeAspect="1"/>
                    </pic:cNvPicPr>
                  </pic:nvPicPr>
                  <pic:blipFill>
                    <a:blip r:embed="rId26"/>
                    <a:stretch>
                      <a:fillRect/>
                    </a:stretch>
                  </pic:blipFill>
                  <pic:spPr>
                    <a:xfrm>
                      <a:off x="0" y="0"/>
                      <a:ext cx="3599815" cy="1696720"/>
                    </a:xfrm>
                    <a:prstGeom prst="rect">
                      <a:avLst/>
                    </a:prstGeom>
                    <a:noFill/>
                    <a:ln w="9525">
                      <a:noFill/>
                    </a:ln>
                  </pic:spPr>
                </pic:pic>
              </a:graphicData>
            </a:graphic>
          </wp:inline>
        </w:drawing>
      </w:r>
    </w:p>
    <w:p w14:paraId="63AD98C4" w14:textId="77777777" w:rsidR="00695C48" w:rsidRDefault="009B0E5E">
      <w:pPr>
        <w:pStyle w:val="NormalWeb"/>
        <w:widowControl/>
        <w:shd w:val="clear" w:color="auto" w:fill="FFFFFF"/>
        <w:spacing w:before="40" w:beforeAutospacing="0" w:after="160" w:afterAutospacing="0"/>
        <w:jc w:val="center"/>
        <w:rPr>
          <w:color w:val="000000"/>
          <w:sz w:val="22"/>
          <w:szCs w:val="22"/>
        </w:rPr>
      </w:pPr>
      <w:r>
        <w:rPr>
          <w:i/>
          <w:iCs/>
          <w:color w:val="000000"/>
          <w:sz w:val="18"/>
          <w:szCs w:val="18"/>
          <w:shd w:val="clear" w:color="auto" w:fill="FFFFFF"/>
        </w:rPr>
        <w:t>Figura 13. HUD durante una partida en Level_Street. Elaboración propia.</w:t>
      </w:r>
    </w:p>
    <w:p w14:paraId="15CA9563" w14:textId="77777777" w:rsidR="00695C48" w:rsidRDefault="009B0E5E" w:rsidP="004E0D0F">
      <w:r>
        <w:rPr>
          <w:shd w:val="clear" w:color="auto" w:fill="FFFFFF"/>
        </w:rPr>
        <w:t>En conjunto, la implementación siguió una lógica modular: cada script</w:t>
      </w:r>
      <w:r>
        <w:rPr>
          <w:shd w:val="clear" w:color="auto" w:fill="FFFFFF"/>
        </w:rPr>
        <w:t xml:space="preserve"> tiene una responsabilidad clara, pero el comportamiento final emerge de su interacción en Level_Street. El menú selecciona el modo visual, el GameManager marca el ritmo de la sesión, el TaskManager secuencia los objetivos, el bastón y el audio espacial co</w:t>
      </w:r>
      <w:r>
        <w:rPr>
          <w:shd w:val="clear" w:color="auto" w:fill="FFFFFF"/>
        </w:rPr>
        <w:t xml:space="preserve">mpensan la información que la vista ya no ofrece, el tráfico con sus semáforos introduce la tensión del cruce urbano y los peatones añaden movimiento en las aceras, recordando que el espacio urbano es compartido. Esa arquitectura no pretendía ser un motor </w:t>
      </w:r>
      <w:r>
        <w:rPr>
          <w:shd w:val="clear" w:color="auto" w:fill="FFFFFF"/>
        </w:rPr>
        <w:t>reutilizable, sino una base suficientemente ordenada para que el prototipo pudiera evolucionar —añadiendo escenarios, afinando filtros visuales o validando la build Android— sin rehacer el flujo completo de la experiencia.</w:t>
      </w:r>
    </w:p>
    <w:p w14:paraId="17D1BCF3" w14:textId="77777777" w:rsidR="00695C48" w:rsidRDefault="009B0E5E">
      <w:r>
        <w:br w:type="page"/>
      </w:r>
    </w:p>
    <w:p w14:paraId="644A82C7" w14:textId="7A0CEB6F" w:rsidR="00695C48" w:rsidRDefault="009B0E5E">
      <w:pPr>
        <w:pStyle w:val="Ttulo1"/>
      </w:pPr>
      <w:bookmarkStart w:id="637" w:name="_Toc234946581"/>
      <w:r>
        <w:lastRenderedPageBreak/>
        <w:t>Pruebas</w:t>
      </w:r>
      <w:bookmarkEnd w:id="637"/>
    </w:p>
    <w:p w14:paraId="1987F798" w14:textId="48C01E62" w:rsidR="00695C48" w:rsidRDefault="009B0E5E" w:rsidP="004E0D0F">
      <w:r>
        <w:rPr>
          <w:shd w:val="clear" w:color="auto" w:fill="FFFFFF"/>
        </w:rPr>
        <w:t>Antes de dar por cerr</w:t>
      </w:r>
      <w:r>
        <w:rPr>
          <w:shd w:val="clear" w:color="auto" w:fill="FFFFFF"/>
        </w:rPr>
        <w:t xml:space="preserve">ado el prototipo se sometió la experiencia a un ciclo de pruebas continuas: módulos aislados, integración en escena, sesiones en visor y una pequeña validación con compañeros del grado. </w:t>
      </w:r>
      <w:commentRangeStart w:id="638"/>
      <w:del w:id="639" w:author="David C. Perez Lopez" w:date="2026-07-15T11:23:00Z">
        <w:r w:rsidDel="008D5911">
          <w:rPr>
            <w:shd w:val="clear" w:color="auto" w:fill="FFFFFF"/>
          </w:rPr>
          <w:delText>No se implementaron tests automatizados con Unity Test Framework; toda</w:delText>
        </w:r>
        <w:r w:rsidDel="008D5911">
          <w:rPr>
            <w:shd w:val="clear" w:color="auto" w:fill="FFFFFF"/>
          </w:rPr>
          <w:delText>s las comprobaciones fueron manuales, complementadas con XR Device Simulator cuando no tenía el visor a mano.</w:delText>
        </w:r>
      </w:del>
      <w:commentRangeEnd w:id="638"/>
      <w:r w:rsidR="008D5911">
        <w:rPr>
          <w:rStyle w:val="Refdecomentario"/>
        </w:rPr>
        <w:commentReference w:id="638"/>
      </w:r>
    </w:p>
    <w:p w14:paraId="103239E5" w14:textId="3DE135AE" w:rsidR="00695C48" w:rsidRDefault="009B0E5E" w:rsidP="004E0D0F">
      <w:del w:id="640" w:author="David C. Perez Lopez" w:date="2026-07-15T11:24:00Z">
        <w:r w:rsidDel="008D5911">
          <w:rPr>
            <w:shd w:val="clear" w:color="auto" w:fill="FFFFFF"/>
          </w:rPr>
          <w:delText xml:space="preserve">Esta decisión respondió al alcance y al tiempo del TFG. </w:delText>
        </w:r>
      </w:del>
      <w:r>
        <w:rPr>
          <w:shd w:val="clear" w:color="auto" w:fill="FFFFFF"/>
        </w:rPr>
        <w:t xml:space="preserve">El objetivo </w:t>
      </w:r>
      <w:del w:id="641" w:author="David C. Perez Lopez" w:date="2026-07-15T11:24:00Z">
        <w:r w:rsidDel="008D5911">
          <w:rPr>
            <w:shd w:val="clear" w:color="auto" w:fill="FFFFFF"/>
          </w:rPr>
          <w:delText xml:space="preserve">no </w:delText>
        </w:r>
      </w:del>
      <w:r>
        <w:rPr>
          <w:shd w:val="clear" w:color="auto" w:fill="FFFFFF"/>
        </w:rPr>
        <w:t xml:space="preserve">era </w:t>
      </w:r>
      <w:del w:id="642" w:author="David C. Perez Lopez" w:date="2026-07-15T11:24:00Z">
        <w:r w:rsidDel="008D5911">
          <w:rPr>
            <w:shd w:val="clear" w:color="auto" w:fill="FFFFFF"/>
          </w:rPr>
          <w:delText xml:space="preserve">certificar el software con una batería formal de regresión, sino </w:delText>
        </w:r>
      </w:del>
      <w:r>
        <w:rPr>
          <w:shd w:val="clear" w:color="auto" w:fill="FFFFFF"/>
        </w:rPr>
        <w:t>compro</w:t>
      </w:r>
      <w:r>
        <w:rPr>
          <w:shd w:val="clear" w:color="auto" w:fill="FFFFFF"/>
        </w:rPr>
        <w:t xml:space="preserve">bar que el flujo descrito </w:t>
      </w:r>
      <w:del w:id="643" w:author="David C. Perez Lopez" w:date="2026-07-15T11:24:00Z">
        <w:r w:rsidDel="008D5911">
          <w:rPr>
            <w:shd w:val="clear" w:color="auto" w:fill="FFFFFF"/>
          </w:rPr>
          <w:delText xml:space="preserve">en los capítulos 4 y 5 </w:delText>
        </w:r>
      </w:del>
      <w:r>
        <w:rPr>
          <w:shd w:val="clear" w:color="auto" w:fill="FFFFFF"/>
        </w:rPr>
        <w:t>funcionaba de extremo a extremo y que un usuario</w:t>
      </w:r>
      <w:ins w:id="644" w:author="David C. Perez Lopez" w:date="2026-07-15T11:27:00Z">
        <w:r w:rsidR="005478C0">
          <w:rPr>
            <w:shd w:val="clear" w:color="auto" w:fill="FFFFFF"/>
          </w:rPr>
          <w:t>,</w:t>
        </w:r>
      </w:ins>
      <w:r>
        <w:rPr>
          <w:shd w:val="clear" w:color="auto" w:fill="FFFFFF"/>
        </w:rPr>
        <w:t xml:space="preserve"> sin conocimiento previo del proyecto</w:t>
      </w:r>
      <w:ins w:id="645" w:author="David C. Perez Lopez" w:date="2026-07-15T11:27:00Z">
        <w:r w:rsidR="005478C0">
          <w:rPr>
            <w:shd w:val="clear" w:color="auto" w:fill="FFFFFF"/>
          </w:rPr>
          <w:t>,</w:t>
        </w:r>
      </w:ins>
      <w:r>
        <w:rPr>
          <w:shd w:val="clear" w:color="auto" w:fill="FFFFFF"/>
        </w:rPr>
        <w:t xml:space="preserve"> podía completar el recorrido en modo discapacidad visual. Por ello se combinaron tres niveles de comprobación: pruebas de</w:t>
      </w:r>
      <w:r>
        <w:rPr>
          <w:shd w:val="clear" w:color="auto" w:fill="FFFFFF"/>
        </w:rPr>
        <w:t xml:space="preserve"> componente en escenas reducidas, pruebas de integración en Level_Street y pruebas de uso con </w:t>
      </w:r>
      <w:del w:id="646" w:author="David C. Perez Lopez" w:date="2026-07-15T11:27:00Z">
        <w:r w:rsidDel="005478C0">
          <w:rPr>
            <w:shd w:val="clear" w:color="auto" w:fill="FFFFFF"/>
          </w:rPr>
          <w:delText>hardware XR real</w:delText>
        </w:r>
      </w:del>
      <w:ins w:id="647" w:author="David C. Perez Lopez" w:date="2026-07-15T11:27:00Z">
        <w:r w:rsidR="005478C0">
          <w:rPr>
            <w:shd w:val="clear" w:color="auto" w:fill="FFFFFF"/>
          </w:rPr>
          <w:t>Meta Quest 2</w:t>
        </w:r>
      </w:ins>
      <w:r>
        <w:rPr>
          <w:shd w:val="clear" w:color="auto" w:fill="FFFFFF"/>
        </w:rPr>
        <w:t xml:space="preserve">. Cada fallo detectado —un semáforo desincronizado, un audio tapado por el tráfico, un marcador visible cuando no debía estarlo— llevaba de nuevo </w:t>
      </w:r>
      <w:r>
        <w:rPr>
          <w:shd w:val="clear" w:color="auto" w:fill="FFFFFF"/>
        </w:rPr>
        <w:t>al apartado de implementación antes de considerar cerrada la versión entregada.</w:t>
      </w:r>
    </w:p>
    <w:p w14:paraId="71E3B817" w14:textId="77777777" w:rsidR="00695C48" w:rsidRDefault="009B0E5E" w:rsidP="004E0D0F">
      <w:r>
        <w:rPr>
          <w:shd w:val="clear" w:color="auto" w:fill="FFFFFF"/>
        </w:rPr>
        <w:t>Tampoco se trataron las pruebas como una fase final aislada. Cada vez que se integró un sistema nuevo se repitió al menos una pasada por los criterios básicos: ¿el jugador pued</w:t>
      </w:r>
      <w:r>
        <w:rPr>
          <w:shd w:val="clear" w:color="auto" w:fill="FFFFFF"/>
        </w:rPr>
        <w:t>e moverse?, ¿la tarea activa avanza solo cuando corresponde?, ¿el audio de peligro distingue acera de calzada?, ¿la sesión termina con estadísticas coherentes? Esa repetición manual resultó tediosa, pero en RV muchos problemas solo se perciben con el visor</w:t>
      </w:r>
      <w:r>
        <w:rPr>
          <w:shd w:val="clear" w:color="auto" w:fill="FFFFFF"/>
        </w:rPr>
        <w:t xml:space="preserve"> puesto: la escala del bastón, la legibilidad del HUD con overlay activo o la sensación de urgencia en el cruce no aparecen con la misma claridad en el Game view del editor.</w:t>
      </w:r>
    </w:p>
    <w:p w14:paraId="481A4982" w14:textId="423E3A52" w:rsidR="00695C48" w:rsidRDefault="009B0E5E">
      <w:pPr>
        <w:pStyle w:val="Ttulo2"/>
      </w:pPr>
      <w:bookmarkStart w:id="648" w:name="_Toc234946582"/>
      <w:r>
        <w:t>Plan de pruebas</w:t>
      </w:r>
      <w:bookmarkEnd w:id="648"/>
    </w:p>
    <w:p w14:paraId="3382E382" w14:textId="77777777" w:rsidR="00695C48" w:rsidRDefault="009B0E5E" w:rsidP="004E0D0F">
      <w:r>
        <w:rPr>
          <w:shd w:val="clear" w:color="auto" w:fill="FFFFFF"/>
        </w:rPr>
        <w:t>Se organizó el trabajo de prueba en cuatro fases que se solapa</w:t>
      </w:r>
      <w:r>
        <w:rPr>
          <w:shd w:val="clear" w:color="auto" w:fill="FFFFFF"/>
        </w:rPr>
        <w:t>ron en el tiempo. La primera validó el bastón y las superficies en BaseSystemTest.unity. La segunda comprobó tareas, salud y victoria en Level_Street sin visor. La tercera repitió la experiencia completa en PC con Meta Quest 2, con overlays y hápticos acti</w:t>
      </w:r>
      <w:r>
        <w:rPr>
          <w:shd w:val="clear" w:color="auto" w:fill="FFFFFF"/>
        </w:rPr>
        <w:t>vos. La cuarta reunió a tres compañeros que no habían visto el proyecto, con una breve conversación posterior sobre claridad de tareas y utilidad del audio. Como criterio general establecí que un usuario debía poder completar las tres tareas en modo discap</w:t>
      </w:r>
      <w:r>
        <w:rPr>
          <w:shd w:val="clear" w:color="auto" w:fill="FFFFFF"/>
        </w:rPr>
        <w:t>acidad visual sin errores bloqueantes y que el framerate debía mantenerse por encima de setenta y dos FPS en PC con tráfico activo.</w:t>
      </w:r>
    </w:p>
    <w:p w14:paraId="3F5EBF8E" w14:textId="7FEA8031" w:rsidR="00695C48" w:rsidRDefault="009B0E5E" w:rsidP="004E0D0F">
      <w:r>
        <w:rPr>
          <w:shd w:val="clear" w:color="auto" w:fill="FFFFFF"/>
        </w:rPr>
        <w:t xml:space="preserve">La fase 1 se </w:t>
      </w:r>
      <w:r>
        <w:rPr>
          <w:shd w:val="clear" w:color="auto" w:fill="FFFFFF"/>
        </w:rPr>
        <w:t xml:space="preserve">centró </w:t>
      </w:r>
      <w:r>
        <w:rPr>
          <w:shd w:val="clear" w:color="auto" w:fill="FFFFFF"/>
        </w:rPr>
        <w:t xml:space="preserve">en </w:t>
      </w:r>
      <w:del w:id="649" w:author="David C. Perez Lopez" w:date="2026-07-15T11:48:00Z">
        <w:r w:rsidDel="006B2E8E">
          <w:rPr>
            <w:shd w:val="clear" w:color="auto" w:fill="FFFFFF"/>
          </w:rPr>
          <w:delText xml:space="preserve">el prefab BlindCane y en los scripts CaneDetector, CaneAudioSystem y CaneHapticSystem. En </w:delText>
        </w:r>
      </w:del>
      <w:r>
        <w:rPr>
          <w:shd w:val="clear" w:color="auto" w:fill="FFFFFF"/>
        </w:rPr>
        <w:t>BaseSystemT</w:t>
      </w:r>
      <w:r>
        <w:rPr>
          <w:shd w:val="clear" w:color="auto" w:fill="FFFFFF"/>
        </w:rPr>
        <w:t>est.unity</w:t>
      </w:r>
      <w:ins w:id="650" w:author="David C. Perez Lopez" w:date="2026-07-15T11:48:00Z">
        <w:r w:rsidR="006B2E8E">
          <w:rPr>
            <w:shd w:val="clear" w:color="auto" w:fill="FFFFFF"/>
          </w:rPr>
          <w:t>, se colocaron</w:t>
        </w:r>
      </w:ins>
      <w:r>
        <w:rPr>
          <w:shd w:val="clear" w:color="auto" w:fill="FFFFFF"/>
        </w:rPr>
        <w:t xml:space="preserve"> </w:t>
      </w:r>
      <w:del w:id="651" w:author="David C. Perez Lopez" w:date="2026-07-15T11:48:00Z">
        <w:r w:rsidDel="006B2E8E">
          <w:rPr>
            <w:shd w:val="clear" w:color="auto" w:fill="FFFFFF"/>
          </w:rPr>
          <w:delText xml:space="preserve">coloqué </w:delText>
        </w:r>
      </w:del>
      <w:r>
        <w:rPr>
          <w:shd w:val="clear" w:color="auto" w:fill="FFFFFF"/>
        </w:rPr>
        <w:t xml:space="preserve">planos con distintos SurfaceTag —acera, pared, pavimento táctil, obstáculo— y </w:t>
      </w:r>
      <w:del w:id="652" w:author="David C. Perez Lopez" w:date="2026-07-15T11:48:00Z">
        <w:r w:rsidDel="006B2E8E">
          <w:rPr>
            <w:shd w:val="clear" w:color="auto" w:fill="FFFFFF"/>
          </w:rPr>
          <w:delText xml:space="preserve">comprobé </w:delText>
        </w:r>
      </w:del>
      <w:ins w:id="653" w:author="David C. Perez Lopez" w:date="2026-07-15T11:48:00Z">
        <w:r w:rsidR="006B2E8E">
          <w:rPr>
            <w:shd w:val="clear" w:color="auto" w:fill="FFFFFF"/>
          </w:rPr>
          <w:t>se comprobó</w:t>
        </w:r>
        <w:r w:rsidR="006B2E8E">
          <w:rPr>
            <w:shd w:val="clear" w:color="auto" w:fill="FFFFFF"/>
          </w:rPr>
          <w:t xml:space="preserve"> </w:t>
        </w:r>
      </w:ins>
      <w:r>
        <w:rPr>
          <w:shd w:val="clear" w:color="auto" w:fill="FFFFFF"/>
        </w:rPr>
        <w:t xml:space="preserve">que el sonido y la vibración variaban de forma perceptible. También </w:t>
      </w:r>
      <w:del w:id="654" w:author="David C. Perez Lopez" w:date="2026-07-15T11:48:00Z">
        <w:r w:rsidDel="006B2E8E">
          <w:rPr>
            <w:shd w:val="clear" w:color="auto" w:fill="FFFFFF"/>
          </w:rPr>
          <w:delText xml:space="preserve">verifiqué </w:delText>
        </w:r>
      </w:del>
      <w:ins w:id="655" w:author="David C. Perez Lopez" w:date="2026-07-15T11:48:00Z">
        <w:r w:rsidR="006B2E8E">
          <w:rPr>
            <w:shd w:val="clear" w:color="auto" w:fill="FFFFFF"/>
          </w:rPr>
          <w:t>se verificó</w:t>
        </w:r>
        <w:r w:rsidR="006B2E8E">
          <w:rPr>
            <w:shd w:val="clear" w:color="auto" w:fill="FFFFFF"/>
          </w:rPr>
          <w:t xml:space="preserve"> </w:t>
        </w:r>
      </w:ins>
      <w:r>
        <w:rPr>
          <w:shd w:val="clear" w:color="auto" w:fill="FFFFFF"/>
        </w:rPr>
        <w:t xml:space="preserve">la transición entre impacto puntual y deslizamiento continuo, porque esa </w:t>
      </w:r>
      <w:r>
        <w:rPr>
          <w:shd w:val="clear" w:color="auto" w:fill="FFFFFF"/>
        </w:rPr>
        <w:t>distinción condiciona la credibilidad del bastón como apoyo exploratorio.</w:t>
      </w:r>
    </w:p>
    <w:p w14:paraId="30E76F72" w14:textId="14AF54D2" w:rsidR="00695C48" w:rsidRDefault="009B0E5E" w:rsidP="004E0D0F">
      <w:r>
        <w:rPr>
          <w:shd w:val="clear" w:color="auto" w:fill="FFFFFF"/>
        </w:rPr>
        <w:t xml:space="preserve">En la fase 2 </w:t>
      </w:r>
      <w:del w:id="656" w:author="David C. Perez Lopez" w:date="2026-07-15T11:49:00Z">
        <w:r w:rsidDel="006B2E8E">
          <w:rPr>
            <w:shd w:val="clear" w:color="auto" w:fill="FFFFFF"/>
          </w:rPr>
          <w:delText xml:space="preserve">probé </w:delText>
        </w:r>
      </w:del>
      <w:ins w:id="657" w:author="David C. Perez Lopez" w:date="2026-07-15T11:49:00Z">
        <w:r w:rsidR="006B2E8E">
          <w:rPr>
            <w:shd w:val="clear" w:color="auto" w:fill="FFFFFF"/>
          </w:rPr>
          <w:t>se probó</w:t>
        </w:r>
        <w:r w:rsidR="006B2E8E">
          <w:rPr>
            <w:shd w:val="clear" w:color="auto" w:fill="FFFFFF"/>
          </w:rPr>
          <w:t xml:space="preserve"> </w:t>
        </w:r>
      </w:ins>
      <w:r>
        <w:rPr>
          <w:shd w:val="clear" w:color="auto" w:fill="FFFFFF"/>
        </w:rPr>
        <w:t xml:space="preserve">la lógica de partida sin depender del hardware XR. </w:t>
      </w:r>
      <w:del w:id="658" w:author="David C. Perez Lopez" w:date="2026-07-15T11:51:00Z">
        <w:r w:rsidDel="006B2E8E">
          <w:rPr>
            <w:shd w:val="clear" w:color="auto" w:fill="FFFFFF"/>
          </w:rPr>
          <w:delText xml:space="preserve">Desde el editor </w:delText>
        </w:r>
        <w:r w:rsidDel="006B2E8E">
          <w:rPr>
            <w:shd w:val="clear" w:color="auto" w:fill="FFFFFF"/>
          </w:rPr>
          <w:lastRenderedPageBreak/>
          <w:delText>ejecuté Level_Street con el simulador de dispositivo y comprobé que GameManager</w:delText>
        </w:r>
      </w:del>
      <w:ins w:id="659" w:author="David C. Perez Lopez" w:date="2026-07-15T11:51:00Z">
        <w:r w:rsidR="006B2E8E">
          <w:rPr>
            <w:shd w:val="clear" w:color="auto" w:fill="FFFFFF"/>
          </w:rPr>
          <w:t>Se comprobó que se</w:t>
        </w:r>
      </w:ins>
      <w:r>
        <w:rPr>
          <w:shd w:val="clear" w:color="auto" w:fill="FFFFFF"/>
        </w:rPr>
        <w:t xml:space="preserve"> iniciara el temp</w:t>
      </w:r>
      <w:r>
        <w:rPr>
          <w:shd w:val="clear" w:color="auto" w:fill="FFFFFF"/>
        </w:rPr>
        <w:t xml:space="preserve">orizador, que </w:t>
      </w:r>
      <w:del w:id="660" w:author="David C. Perez Lopez" w:date="2026-07-15T11:51:00Z">
        <w:r w:rsidDel="006B2E8E">
          <w:rPr>
            <w:shd w:val="clear" w:color="auto" w:fill="FFFFFF"/>
          </w:rPr>
          <w:delText xml:space="preserve">TaskManager </w:delText>
        </w:r>
      </w:del>
      <w:ins w:id="661" w:author="David C. Perez Lopez" w:date="2026-07-15T11:51:00Z">
        <w:r w:rsidR="006B2E8E">
          <w:rPr>
            <w:shd w:val="clear" w:color="auto" w:fill="FFFFFF"/>
          </w:rPr>
          <w:t>se</w:t>
        </w:r>
        <w:r w:rsidR="006B2E8E">
          <w:rPr>
            <w:shd w:val="clear" w:color="auto" w:fill="FFFFFF"/>
          </w:rPr>
          <w:t xml:space="preserve"> </w:t>
        </w:r>
      </w:ins>
      <w:r>
        <w:rPr>
          <w:shd w:val="clear" w:color="auto" w:fill="FFFFFF"/>
        </w:rPr>
        <w:t>rechazara</w:t>
      </w:r>
      <w:ins w:id="662" w:author="David C. Perez Lopez" w:date="2026-07-15T11:51:00Z">
        <w:r w:rsidR="006B2E8E">
          <w:rPr>
            <w:shd w:val="clear" w:color="auto" w:fill="FFFFFF"/>
          </w:rPr>
          <w:t>n</w:t>
        </w:r>
      </w:ins>
      <w:r>
        <w:rPr>
          <w:shd w:val="clear" w:color="auto" w:fill="FFFFFF"/>
        </w:rPr>
        <w:t xml:space="preserve"> tareas fuera de orden, que </w:t>
      </w:r>
      <w:del w:id="663" w:author="David C. Perez Lopez" w:date="2026-07-15T11:52:00Z">
        <w:r w:rsidDel="006B2E8E">
          <w:rPr>
            <w:shd w:val="clear" w:color="auto" w:fill="FFFFFF"/>
          </w:rPr>
          <w:delText>DamageObject, DangerZone y el componente de contacto de los peatones</w:delText>
        </w:r>
      </w:del>
      <w:ins w:id="664" w:author="David C. Perez Lopez" w:date="2026-07-15T11:52:00Z">
        <w:r w:rsidR="006B2E8E">
          <w:rPr>
            <w:shd w:val="clear" w:color="auto" w:fill="FFFFFF"/>
          </w:rPr>
          <w:t>se</w:t>
        </w:r>
      </w:ins>
      <w:r>
        <w:rPr>
          <w:shd w:val="clear" w:color="auto" w:fill="FFFFFF"/>
        </w:rPr>
        <w:t xml:space="preserve"> aplicaran </w:t>
      </w:r>
      <w:del w:id="665" w:author="David C. Perez Lopez" w:date="2026-07-15T11:52:00Z">
        <w:r w:rsidDel="006B2E8E">
          <w:rPr>
            <w:shd w:val="clear" w:color="auto" w:fill="FFFFFF"/>
          </w:rPr>
          <w:delText xml:space="preserve">sus </w:delText>
        </w:r>
      </w:del>
      <w:ins w:id="666" w:author="David C. Perez Lopez" w:date="2026-07-15T11:52:00Z">
        <w:r w:rsidR="006B2E8E">
          <w:rPr>
            <w:shd w:val="clear" w:color="auto" w:fill="FFFFFF"/>
          </w:rPr>
          <w:t>las</w:t>
        </w:r>
        <w:r w:rsidR="006B2E8E">
          <w:rPr>
            <w:shd w:val="clear" w:color="auto" w:fill="FFFFFF"/>
          </w:rPr>
          <w:t xml:space="preserve"> </w:t>
        </w:r>
      </w:ins>
      <w:r>
        <w:rPr>
          <w:shd w:val="clear" w:color="auto" w:fill="FFFFFF"/>
        </w:rPr>
        <w:t xml:space="preserve">penalizaciones correspondientes, y que </w:t>
      </w:r>
      <w:del w:id="667" w:author="David C. Perez Lopez" w:date="2026-07-15T11:52:00Z">
        <w:r w:rsidDel="006B2E8E">
          <w:rPr>
            <w:shd w:val="clear" w:color="auto" w:fill="FFFFFF"/>
          </w:rPr>
          <w:delText xml:space="preserve">ResultUIController </w:delText>
        </w:r>
      </w:del>
      <w:ins w:id="668" w:author="David C. Perez Lopez" w:date="2026-07-15T11:52:00Z">
        <w:r w:rsidR="006B2E8E">
          <w:rPr>
            <w:shd w:val="clear" w:color="auto" w:fill="FFFFFF"/>
          </w:rPr>
          <w:t>se</w:t>
        </w:r>
        <w:r w:rsidR="006B2E8E">
          <w:rPr>
            <w:shd w:val="clear" w:color="auto" w:fill="FFFFFF"/>
          </w:rPr>
          <w:t xml:space="preserve"> </w:t>
        </w:r>
      </w:ins>
      <w:r>
        <w:rPr>
          <w:shd w:val="clear" w:color="auto" w:fill="FFFFFF"/>
        </w:rPr>
        <w:t>mostrara la victoria o la derrota con datos coherent</w:t>
      </w:r>
      <w:r>
        <w:rPr>
          <w:shd w:val="clear" w:color="auto" w:fill="FFFFFF"/>
        </w:rPr>
        <w:t>es. Esta fase permitió depurar activadores y referencias del Inspector antes de encadenar las sesiones con el visor.</w:t>
      </w:r>
    </w:p>
    <w:p w14:paraId="39AB3F7B" w14:textId="20313A3C" w:rsidR="00695C48" w:rsidRDefault="009B0E5E" w:rsidP="004E0D0F">
      <w:r>
        <w:rPr>
          <w:shd w:val="clear" w:color="auto" w:fill="FFFFFF"/>
        </w:rPr>
        <w:t>La fase 3 fue la más representativa del uso previsto. Se conectó Meta Quest 2 por cable</w:t>
      </w:r>
      <w:ins w:id="669" w:author="David C. Perez Lopez" w:date="2026-07-15T12:19:00Z">
        <w:r w:rsidR="00B82A67">
          <w:rPr>
            <w:shd w:val="clear" w:color="auto" w:fill="FFFFFF"/>
          </w:rPr>
          <w:t xml:space="preserve"> al PC</w:t>
        </w:r>
      </w:ins>
      <w:r>
        <w:rPr>
          <w:shd w:val="clear" w:color="auto" w:fill="FFFFFF"/>
        </w:rPr>
        <w:t xml:space="preserve">, se activaron los tres modos de visión y </w:t>
      </w:r>
      <w:del w:id="670" w:author="David C. Perez Lopez" w:date="2026-07-15T12:19:00Z">
        <w:r w:rsidDel="006C23EE">
          <w:rPr>
            <w:shd w:val="clear" w:color="auto" w:fill="FFFFFF"/>
          </w:rPr>
          <w:delText xml:space="preserve">repetí </w:delText>
        </w:r>
      </w:del>
      <w:ins w:id="671" w:author="David C. Perez Lopez" w:date="2026-07-15T12:19:00Z">
        <w:r w:rsidR="006C23EE">
          <w:rPr>
            <w:shd w:val="clear" w:color="auto" w:fill="FFFFFF"/>
          </w:rPr>
          <w:t>se repitió</w:t>
        </w:r>
        <w:r w:rsidR="006C23EE">
          <w:rPr>
            <w:shd w:val="clear" w:color="auto" w:fill="FFFFFF"/>
          </w:rPr>
          <w:t xml:space="preserve"> </w:t>
        </w:r>
      </w:ins>
      <w:r>
        <w:rPr>
          <w:shd w:val="clear" w:color="auto" w:fill="FFFFFF"/>
        </w:rPr>
        <w:t xml:space="preserve">el </w:t>
      </w:r>
      <w:r>
        <w:rPr>
          <w:shd w:val="clear" w:color="auto" w:fill="FFFFFF"/>
        </w:rPr>
        <w:t>recorrido completo comprobando overlays, audio espacial, semáforos, tráfico y hápticos. En esta fase se detectó la mayoría de los problemas de balance: volumen insuficiente del objetivo, vibración demasiado suave en golpes leves y sensación de saturación s</w:t>
      </w:r>
      <w:r>
        <w:rPr>
          <w:shd w:val="clear" w:color="auto" w:fill="FFFFFF"/>
        </w:rPr>
        <w:t>onora en el cruce.</w:t>
      </w:r>
    </w:p>
    <w:p w14:paraId="79AF2E11" w14:textId="7402049C" w:rsidR="00695C48" w:rsidRDefault="009B0E5E" w:rsidP="004E0D0F">
      <w:r>
        <w:rPr>
          <w:shd w:val="clear" w:color="auto" w:fill="FFFFFF"/>
        </w:rPr>
        <w:t xml:space="preserve">La fase 4 incorporó observación externa. Tres </w:t>
      </w:r>
      <w:del w:id="672" w:author="David C. Perez Lopez" w:date="2026-07-15T12:20:00Z">
        <w:r w:rsidDel="006C23EE">
          <w:rPr>
            <w:shd w:val="clear" w:color="auto" w:fill="FFFFFF"/>
          </w:rPr>
          <w:delText>compañeros del grado</w:delText>
        </w:r>
      </w:del>
      <w:ins w:id="673" w:author="David C. Perez Lopez" w:date="2026-07-15T12:20:00Z">
        <w:r w:rsidR="006C23EE">
          <w:rPr>
            <w:shd w:val="clear" w:color="auto" w:fill="FFFFFF"/>
          </w:rPr>
          <w:t>usuarios</w:t>
        </w:r>
      </w:ins>
      <w:r>
        <w:rPr>
          <w:shd w:val="clear" w:color="auto" w:fill="FFFFFF"/>
        </w:rPr>
        <w:t xml:space="preserve"> —sin experiencia previa con el proyecto ni con discapacidad visual— completaron una sesión cada uno en modo discapacidad visual. </w:t>
      </w:r>
      <w:del w:id="674" w:author="David C. Perez Lopez" w:date="2026-07-15T12:20:00Z">
        <w:r w:rsidDel="006C23EE">
          <w:rPr>
            <w:shd w:val="clear" w:color="auto" w:fill="FFFFFF"/>
          </w:rPr>
          <w:delText>No apliqué un cuestionario estandarizado;</w:delText>
        </w:r>
        <w:r w:rsidDel="006C23EE">
          <w:rPr>
            <w:shd w:val="clear" w:color="auto" w:fill="FFFFFF"/>
          </w:rPr>
          <w:delText xml:space="preserve"> tras </w:delText>
        </w:r>
      </w:del>
      <w:ins w:id="675" w:author="David C. Perez Lopez" w:date="2026-07-15T12:20:00Z">
        <w:r w:rsidR="006C23EE">
          <w:rPr>
            <w:shd w:val="clear" w:color="auto" w:fill="FFFFFF"/>
          </w:rPr>
          <w:t>T</w:t>
        </w:r>
        <w:r w:rsidR="006C23EE">
          <w:rPr>
            <w:shd w:val="clear" w:color="auto" w:fill="FFFFFF"/>
          </w:rPr>
          <w:t xml:space="preserve">ras </w:t>
        </w:r>
      </w:ins>
      <w:r>
        <w:rPr>
          <w:shd w:val="clear" w:color="auto" w:fill="FFFFFF"/>
        </w:rPr>
        <w:t xml:space="preserve">cada prueba </w:t>
      </w:r>
      <w:del w:id="676" w:author="David C. Perez Lopez" w:date="2026-07-15T12:21:00Z">
        <w:r w:rsidDel="006C23EE">
          <w:rPr>
            <w:shd w:val="clear" w:color="auto" w:fill="FFFFFF"/>
          </w:rPr>
          <w:delText xml:space="preserve">mantuve </w:delText>
        </w:r>
      </w:del>
      <w:ins w:id="677" w:author="David C. Perez Lopez" w:date="2026-07-15T12:21:00Z">
        <w:r w:rsidR="006C23EE">
          <w:rPr>
            <w:shd w:val="clear" w:color="auto" w:fill="FFFFFF"/>
          </w:rPr>
          <w:t>se mantuvo</w:t>
        </w:r>
        <w:r w:rsidR="006C23EE">
          <w:rPr>
            <w:shd w:val="clear" w:color="auto" w:fill="FFFFFF"/>
          </w:rPr>
          <w:t xml:space="preserve"> </w:t>
        </w:r>
      </w:ins>
      <w:r>
        <w:rPr>
          <w:shd w:val="clear" w:color="auto" w:fill="FFFFFF"/>
        </w:rPr>
        <w:t>una conversación breve de cinco a diez minutos sobre qué parte del recorrido resultó más difícil, si entendieron las tareas y si el audio les ayudó a orientarse. Esas notas orientaron ajustes de volumen y de redacción</w:t>
      </w:r>
      <w:del w:id="678" w:author="David C. Perez Lopez" w:date="2026-07-15T12:21:00Z">
        <w:r w:rsidDel="006C23EE">
          <w:rPr>
            <w:shd w:val="clear" w:color="auto" w:fill="FFFFFF"/>
          </w:rPr>
          <w:delText xml:space="preserve"> en el GameIn</w:delText>
        </w:r>
        <w:r w:rsidDel="006C23EE">
          <w:rPr>
            <w:shd w:val="clear" w:color="auto" w:fill="FFFFFF"/>
          </w:rPr>
          <w:delText>troPanel</w:delText>
        </w:r>
      </w:del>
      <w:del w:id="679" w:author="David C. Perez Lopez" w:date="2026-07-15T12:22:00Z">
        <w:r w:rsidDel="006C23EE">
          <w:rPr>
            <w:shd w:val="clear" w:color="auto" w:fill="FFFFFF"/>
          </w:rPr>
          <w:delText>, pero no sustituyen un estudio con usuarios expertos ni con personas con discapacidad visual real</w:delText>
        </w:r>
      </w:del>
      <w:r>
        <w:rPr>
          <w:shd w:val="clear" w:color="auto" w:fill="FFFFFF"/>
        </w:rPr>
        <w:t>.</w:t>
      </w:r>
    </w:p>
    <w:p w14:paraId="508740F4" w14:textId="06D5EDA8" w:rsidR="00695C48" w:rsidRDefault="009B0E5E" w:rsidP="004E0D0F">
      <w:r>
        <w:rPr>
          <w:shd w:val="clear" w:color="auto" w:fill="FFFFFF"/>
        </w:rPr>
        <w:t>Como criterios de aceptación se definieron cuatro umbrales. Funcionalidad: completar task_1, task_2 y task_3 en orden y alcanzar GoalZone sin bloque</w:t>
      </w:r>
      <w:r>
        <w:rPr>
          <w:shd w:val="clear" w:color="auto" w:fill="FFFFFF"/>
        </w:rPr>
        <w:t xml:space="preserve">os. Accesibilidad operativa: distinguir acera y calzada mediante bastón, audio de peligro y señal sonora del cruce. Persistencia: conservar modo visual y ajustes de volumen/hápticos entre sesiones. Rendimiento: mantener al menos setenta y dos FPS de media </w:t>
      </w:r>
      <w:r>
        <w:rPr>
          <w:shd w:val="clear" w:color="auto" w:fill="FFFFFF"/>
        </w:rPr>
        <w:t xml:space="preserve">en PC con tráfico activo y overlays encendidos. Ningún criterio exigía perfección clínica ni tiempos de recorrido homogéneos; </w:t>
      </w:r>
      <w:ins w:id="680" w:author="David C. Perez Lopez" w:date="2026-07-15T12:23:00Z">
        <w:r w:rsidR="006C23EE">
          <w:rPr>
            <w:shd w:val="clear" w:color="auto" w:fill="FFFFFF"/>
          </w:rPr>
          <w:t xml:space="preserve">se </w:t>
        </w:r>
      </w:ins>
      <w:r>
        <w:rPr>
          <w:shd w:val="clear" w:color="auto" w:fill="FFFFFF"/>
        </w:rPr>
        <w:t>buscaba un prototipo demostrable y estable para talleres formativos.</w:t>
      </w:r>
    </w:p>
    <w:p w14:paraId="6FD3B75D" w14:textId="2D13E666" w:rsidR="00695C48" w:rsidRDefault="009B0E5E">
      <w:pPr>
        <w:pStyle w:val="Ttulo2"/>
      </w:pPr>
      <w:bookmarkStart w:id="681" w:name="_Toc234946583"/>
      <w:r>
        <w:t>Pruebas funcionales</w:t>
      </w:r>
      <w:bookmarkEnd w:id="681"/>
    </w:p>
    <w:p w14:paraId="282E6C1D" w14:textId="1414CB6E" w:rsidR="00695C48" w:rsidRDefault="009B0E5E" w:rsidP="00EC11E4">
      <w:pPr>
        <w:rPr>
          <w:color w:val="000000"/>
          <w:szCs w:val="22"/>
        </w:rPr>
      </w:pPr>
      <w:r>
        <w:rPr>
          <w:color w:val="000000"/>
          <w:szCs w:val="22"/>
          <w:shd w:val="clear" w:color="auto" w:fill="FFFFFF"/>
        </w:rPr>
        <w:t xml:space="preserve">Se comprobó de forma repetida </w:t>
      </w:r>
      <w:r w:rsidRPr="004E0D0F">
        <w:t xml:space="preserve">que la </w:t>
      </w:r>
      <w:r w:rsidRPr="004E0D0F">
        <w:t>selección de modo visual persiste tras cerrar la aplicación, que no se puede completar una tarea fuera de orden, que solo el objetivo activo muestra marcador verde y que la pantalla de victoria aparece únicamente tras las tres tareas y la entrada en el Goa</w:t>
      </w:r>
      <w:r w:rsidRPr="004E0D0F">
        <w:t xml:space="preserve">lZone. Para el bastón </w:t>
      </w:r>
      <w:del w:id="682" w:author="David C. Perez Lopez" w:date="2026-07-15T12:24:00Z">
        <w:r w:rsidRPr="004E0D0F" w:rsidDel="0076746A">
          <w:delText xml:space="preserve">golpeé </w:delText>
        </w:r>
      </w:del>
      <w:ins w:id="683" w:author="David C. Perez Lopez" w:date="2026-07-15T12:24:00Z">
        <w:r w:rsidR="0076746A">
          <w:t>se tenía que golp</w:t>
        </w:r>
      </w:ins>
      <w:ins w:id="684" w:author="David C. Perez Lopez" w:date="2026-07-15T12:25:00Z">
        <w:r w:rsidR="0076746A">
          <w:t>ear el</w:t>
        </w:r>
      </w:ins>
      <w:ins w:id="685" w:author="David C. Perez Lopez" w:date="2026-07-15T12:24:00Z">
        <w:r w:rsidR="0076746A" w:rsidRPr="004E0D0F">
          <w:t xml:space="preserve"> </w:t>
        </w:r>
      </w:ins>
      <w:r w:rsidRPr="004E0D0F">
        <w:t>suelo, pared y pavimento táctil verificando que sonido y vibración cambiaban de forma perceptible. En</w:t>
      </w:r>
      <w:ins w:id="686" w:author="David C. Perez Lopez" w:date="2026-07-15T12:25:00Z">
        <w:r w:rsidR="00EC11E4">
          <w:t xml:space="preserve"> la</w:t>
        </w:r>
      </w:ins>
      <w:r w:rsidRPr="004E0D0F">
        <w:t xml:space="preserve"> acera</w:t>
      </w:r>
      <w:ins w:id="687" w:author="David C. Perez Lopez" w:date="2026-07-15T12:25:00Z">
        <w:r w:rsidR="00EC11E4">
          <w:t>,</w:t>
        </w:r>
      </w:ins>
      <w:r w:rsidRPr="004E0D0F">
        <w:t xml:space="preserve"> junto a una zona de peligro </w:t>
      </w:r>
      <w:del w:id="688" w:author="David C. Perez Lopez" w:date="2026-07-15T12:25:00Z">
        <w:r w:rsidRPr="004E0D0F" w:rsidDel="00EC11E4">
          <w:delText xml:space="preserve">comprobé </w:delText>
        </w:r>
      </w:del>
      <w:ins w:id="689" w:author="David C. Perez Lopez" w:date="2026-07-15T12:25:00Z">
        <w:r w:rsidR="00EC11E4">
          <w:t>se comprobó</w:t>
        </w:r>
        <w:r w:rsidR="00EC11E4" w:rsidRPr="004E0D0F">
          <w:t xml:space="preserve"> </w:t>
        </w:r>
      </w:ins>
      <w:r w:rsidRPr="004E0D0F">
        <w:t>que la alarma no sonaba; al pisar la calzada, sí. Los semáforos alternaron fases c</w:t>
      </w:r>
      <w:r w:rsidRPr="004E0D0F">
        <w:t>on tono audible y el tráfico se detuvo de forma coherente tras corregir los límites del cruce. La pausa congeló la locomoción y los ajustes d</w:t>
      </w:r>
      <w:r>
        <w:rPr>
          <w:color w:val="000000"/>
          <w:szCs w:val="22"/>
          <w:shd w:val="clear" w:color="auto" w:fill="FFFFFF"/>
        </w:rPr>
        <w:t>e volumen y hápticos se conservaron tras reiniciar.</w:t>
      </w:r>
    </w:p>
    <w:p w14:paraId="17F65BCB" w14:textId="77777777" w:rsidR="00695C48" w:rsidRDefault="009B0E5E" w:rsidP="00166EBE">
      <w:pPr>
        <w:pStyle w:val="Ttulo3"/>
        <w:pPrChange w:id="690" w:author="David C. Perez Lopez" w:date="2026-07-16T00:17:00Z">
          <w:pPr>
            <w:pStyle w:val="NormalWeb"/>
            <w:widowControl/>
            <w:shd w:val="clear" w:color="auto" w:fill="FFFFFF"/>
            <w:spacing w:before="120" w:beforeAutospacing="0" w:after="60" w:afterAutospacing="0"/>
            <w:jc w:val="both"/>
          </w:pPr>
        </w:pPrChange>
      </w:pPr>
      <w:r>
        <w:rPr>
          <w:shd w:val="clear" w:color="auto" w:fill="FFFFFF"/>
        </w:rPr>
        <w:t>Persistencia y flujo de tareas</w:t>
      </w:r>
    </w:p>
    <w:p w14:paraId="612C4A9E" w14:textId="2CF1A485" w:rsidR="00695C48" w:rsidRDefault="009B0E5E" w:rsidP="00EC11E4">
      <w:pPr>
        <w:rPr>
          <w:color w:val="000000"/>
          <w:szCs w:val="22"/>
        </w:rPr>
      </w:pPr>
      <w:r>
        <w:rPr>
          <w:color w:val="000000"/>
          <w:szCs w:val="22"/>
          <w:shd w:val="clear" w:color="auto" w:fill="FFFFFF"/>
        </w:rPr>
        <w:t xml:space="preserve">Se verificó </w:t>
      </w:r>
      <w:r w:rsidRPr="004E0D0F">
        <w:t xml:space="preserve">que </w:t>
      </w:r>
      <w:del w:id="691" w:author="David C. Perez Lopez" w:date="2026-07-15T12:27:00Z">
        <w:r w:rsidRPr="004E0D0F" w:rsidDel="00EC11E4">
          <w:delText>VisionModeManage</w:delText>
        </w:r>
        <w:r w:rsidRPr="004E0D0F" w:rsidDel="00EC11E4">
          <w:delText xml:space="preserve">r </w:delText>
        </w:r>
      </w:del>
      <w:ins w:id="692" w:author="David C. Perez Lopez" w:date="2026-07-15T12:27:00Z">
        <w:r w:rsidR="00EC11E4">
          <w:t>el sistema</w:t>
        </w:r>
        <w:r w:rsidR="00EC11E4" w:rsidRPr="004E0D0F">
          <w:t xml:space="preserve"> </w:t>
        </w:r>
      </w:ins>
      <w:r w:rsidRPr="004E0D0F">
        <w:t xml:space="preserve">guarda el modo en PlayerPrefs y lo reaplica al cargar Level_Street. Tras cerrar la aplicación y volver a iniciar, la selección del menú se mantuvo en las tres combinaciones probadas. En cuanto a tareas, </w:t>
      </w:r>
      <w:del w:id="693" w:author="David C. Perez Lopez" w:date="2026-07-15T12:27:00Z">
        <w:r w:rsidRPr="004E0D0F" w:rsidDel="00EC11E4">
          <w:delText xml:space="preserve">intenté </w:delText>
        </w:r>
      </w:del>
      <w:ins w:id="694" w:author="David C. Perez Lopez" w:date="2026-07-15T12:27:00Z">
        <w:r w:rsidR="00EC11E4">
          <w:t>se probó a</w:t>
        </w:r>
        <w:r w:rsidR="00EC11E4" w:rsidRPr="004E0D0F">
          <w:t xml:space="preserve"> </w:t>
        </w:r>
      </w:ins>
      <w:r w:rsidRPr="004E0D0F">
        <w:t>entrar en task_2 y task_3 sin completar las</w:t>
      </w:r>
      <w:r w:rsidRPr="004E0D0F">
        <w:t xml:space="preserve"> anteriores; </w:t>
      </w:r>
      <w:del w:id="695" w:author="David C. Perez Lopez" w:date="2026-07-15T12:27:00Z">
        <w:r w:rsidRPr="004E0D0F" w:rsidDel="00EC11E4">
          <w:delText xml:space="preserve">TaskManager </w:delText>
        </w:r>
      </w:del>
      <w:ins w:id="696" w:author="David C. Perez Lopez" w:date="2026-07-15T12:27:00Z">
        <w:r w:rsidR="00EC11E4">
          <w:t>el sistema</w:t>
        </w:r>
        <w:r w:rsidR="00EC11E4" w:rsidRPr="004E0D0F">
          <w:t xml:space="preserve"> </w:t>
        </w:r>
      </w:ins>
      <w:r w:rsidRPr="004E0D0F">
        <w:t xml:space="preserve">rechazó el avance y el marcador </w:t>
      </w:r>
      <w:r w:rsidRPr="004E0D0F">
        <w:lastRenderedPageBreak/>
        <w:t xml:space="preserve">verde solo apareció sobre la tarea pendiente. Cuando una fase se completaba, </w:t>
      </w:r>
      <w:del w:id="697" w:author="David C. Perez Lopez" w:date="2026-07-15T12:27:00Z">
        <w:r w:rsidRPr="004E0D0F" w:rsidDel="00EC11E4">
          <w:delText xml:space="preserve">ObjectiveZoneVisual </w:delText>
        </w:r>
      </w:del>
      <w:ins w:id="698" w:author="David C. Perez Lopez" w:date="2026-07-15T12:27:00Z">
        <w:r w:rsidR="00EC11E4">
          <w:t>el sistema</w:t>
        </w:r>
        <w:r w:rsidR="00EC11E4" w:rsidRPr="004E0D0F">
          <w:t xml:space="preserve"> </w:t>
        </w:r>
      </w:ins>
      <w:r w:rsidRPr="004E0D0F">
        <w:t>ocultaba el cilindro correspondiente y la lista del HUD tachaba la entrada anterior. La pantalla de vi</w:t>
      </w:r>
      <w:r w:rsidRPr="004E0D0F">
        <w:t xml:space="preserve">ctoria solo se activó tras completar las tres tareas y entrar en GoalZone; si la salud llegaba a cero antes, </w:t>
      </w:r>
      <w:del w:id="699" w:author="David C. Perez Lopez" w:date="2026-07-15T12:28:00Z">
        <w:r w:rsidRPr="004E0D0F" w:rsidDel="00EC11E4">
          <w:delText>ResultUIController</w:delText>
        </w:r>
        <w:r w:rsidDel="00EC11E4">
          <w:rPr>
            <w:color w:val="000000"/>
            <w:szCs w:val="22"/>
            <w:shd w:val="clear" w:color="auto" w:fill="FFFFFF"/>
          </w:rPr>
          <w:delText xml:space="preserve"> </w:delText>
        </w:r>
      </w:del>
      <w:ins w:id="700" w:author="David C. Perez Lopez" w:date="2026-07-15T12:28:00Z">
        <w:r w:rsidR="00EC11E4">
          <w:t>el sistema</w:t>
        </w:r>
        <w:r w:rsidR="00EC11E4">
          <w:rPr>
            <w:color w:val="000000"/>
            <w:szCs w:val="22"/>
            <w:shd w:val="clear" w:color="auto" w:fill="FFFFFF"/>
          </w:rPr>
          <w:t xml:space="preserve"> </w:t>
        </w:r>
      </w:ins>
      <w:r>
        <w:rPr>
          <w:color w:val="000000"/>
          <w:szCs w:val="22"/>
          <w:shd w:val="clear" w:color="auto" w:fill="FFFFFF"/>
        </w:rPr>
        <w:t>mostraba fracaso con la razón indicada.</w:t>
      </w:r>
    </w:p>
    <w:p w14:paraId="7B37815C" w14:textId="77777777" w:rsidR="00695C48" w:rsidRDefault="009B0E5E" w:rsidP="00166EBE">
      <w:pPr>
        <w:pStyle w:val="Ttulo3"/>
        <w:pPrChange w:id="701" w:author="David C. Perez Lopez" w:date="2026-07-16T00:17:00Z">
          <w:pPr>
            <w:pStyle w:val="NormalWeb"/>
            <w:widowControl/>
            <w:shd w:val="clear" w:color="auto" w:fill="FFFFFF"/>
            <w:spacing w:before="120" w:beforeAutospacing="0" w:after="60" w:afterAutospacing="0"/>
            <w:jc w:val="both"/>
          </w:pPr>
        </w:pPrChange>
      </w:pPr>
      <w:r>
        <w:rPr>
          <w:shd w:val="clear" w:color="auto" w:fill="FFFFFF"/>
        </w:rPr>
        <w:t>Bastón, acera y zonas de peligro</w:t>
      </w:r>
    </w:p>
    <w:p w14:paraId="1B6AB131" w14:textId="7BC367FC" w:rsidR="00695C48" w:rsidRDefault="009B0E5E" w:rsidP="004E0D0F">
      <w:r>
        <w:rPr>
          <w:shd w:val="clear" w:color="auto" w:fill="FFFFFF"/>
        </w:rPr>
        <w:t xml:space="preserve">En las pruebas del bastón </w:t>
      </w:r>
      <w:del w:id="702" w:author="David C. Perez Lopez" w:date="2026-07-15T12:29:00Z">
        <w:r w:rsidDel="00B46E2C">
          <w:rPr>
            <w:shd w:val="clear" w:color="auto" w:fill="FFFFFF"/>
          </w:rPr>
          <w:delText xml:space="preserve">golpeé </w:delText>
        </w:r>
      </w:del>
      <w:ins w:id="703" w:author="David C. Perez Lopez" w:date="2026-07-15T12:29:00Z">
        <w:r w:rsidR="00B46E2C">
          <w:rPr>
            <w:shd w:val="clear" w:color="auto" w:fill="FFFFFF"/>
          </w:rPr>
          <w:t>se golpeaba</w:t>
        </w:r>
        <w:r w:rsidR="00B46E2C">
          <w:rPr>
            <w:shd w:val="clear" w:color="auto" w:fill="FFFFFF"/>
          </w:rPr>
          <w:t xml:space="preserve"> </w:t>
        </w:r>
      </w:ins>
      <w:r>
        <w:rPr>
          <w:shd w:val="clear" w:color="auto" w:fill="FFFFFF"/>
        </w:rPr>
        <w:t xml:space="preserve">la acera, una </w:t>
      </w:r>
      <w:r>
        <w:rPr>
          <w:shd w:val="clear" w:color="auto" w:fill="FFFFFF"/>
        </w:rPr>
        <w:t xml:space="preserve">pared, un contenedor y el pavimento táctil. El cambio de clip y la intensidad háptica fueron perceptibles en el visor, especialmente al pasar de un impacto puntual al deslizamiento sobre una superficie continua. Para comprobar las zonas de riesgo, </w:t>
      </w:r>
      <w:del w:id="704" w:author="David C. Perez Lopez" w:date="2026-07-15T12:30:00Z">
        <w:r w:rsidDel="00B46E2C">
          <w:rPr>
            <w:shd w:val="clear" w:color="auto" w:fill="FFFFFF"/>
          </w:rPr>
          <w:delText xml:space="preserve">caminé </w:delText>
        </w:r>
      </w:del>
      <w:ins w:id="705" w:author="David C. Perez Lopez" w:date="2026-07-15T12:30:00Z">
        <w:r w:rsidR="00B46E2C">
          <w:rPr>
            <w:shd w:val="clear" w:color="auto" w:fill="FFFFFF"/>
          </w:rPr>
          <w:t>se caminó</w:t>
        </w:r>
        <w:r w:rsidR="00B46E2C">
          <w:rPr>
            <w:shd w:val="clear" w:color="auto" w:fill="FFFFFF"/>
          </w:rPr>
          <w:t xml:space="preserve"> </w:t>
        </w:r>
      </w:ins>
      <w:r>
        <w:rPr>
          <w:shd w:val="clear" w:color="auto" w:fill="FFFFFF"/>
        </w:rPr>
        <w:t>p</w:t>
      </w:r>
      <w:r>
        <w:rPr>
          <w:shd w:val="clear" w:color="auto" w:fill="FFFFFF"/>
        </w:rPr>
        <w:t xml:space="preserve">or la acera junto a una DangerZone sin activar la alarma; al entrar en la calzada, </w:t>
      </w:r>
      <w:del w:id="706" w:author="David C. Perez Lopez" w:date="2026-07-15T12:30:00Z">
        <w:r w:rsidDel="00B46E2C">
          <w:rPr>
            <w:shd w:val="clear" w:color="auto" w:fill="FFFFFF"/>
          </w:rPr>
          <w:delText xml:space="preserve">SpatialAudioManager </w:delText>
        </w:r>
      </w:del>
      <w:ins w:id="707" w:author="David C. Perez Lopez" w:date="2026-07-15T12:30:00Z">
        <w:r w:rsidR="00B46E2C">
          <w:rPr>
            <w:shd w:val="clear" w:color="auto" w:fill="FFFFFF"/>
          </w:rPr>
          <w:t>el sistema</w:t>
        </w:r>
        <w:r w:rsidR="00B46E2C">
          <w:rPr>
            <w:shd w:val="clear" w:color="auto" w:fill="FFFFFF"/>
          </w:rPr>
          <w:t xml:space="preserve"> </w:t>
        </w:r>
      </w:ins>
      <w:r>
        <w:rPr>
          <w:shd w:val="clear" w:color="auto" w:fill="FFFFFF"/>
        </w:rPr>
        <w:t xml:space="preserve">reprodujo los pulsos de peligro y </w:t>
      </w:r>
      <w:del w:id="708" w:author="David C. Perez Lopez" w:date="2026-07-15T12:31:00Z">
        <w:r w:rsidDel="00B670F8">
          <w:rPr>
            <w:shd w:val="clear" w:color="auto" w:fill="FFFFFF"/>
          </w:rPr>
          <w:delText xml:space="preserve">DangerZone </w:delText>
        </w:r>
      </w:del>
      <w:ins w:id="709" w:author="David C. Perez Lopez" w:date="2026-07-15T12:31:00Z">
        <w:r w:rsidR="00B670F8">
          <w:rPr>
            <w:shd w:val="clear" w:color="auto" w:fill="FFFFFF"/>
          </w:rPr>
          <w:t>se</w:t>
        </w:r>
        <w:r w:rsidR="00B670F8">
          <w:rPr>
            <w:shd w:val="clear" w:color="auto" w:fill="FFFFFF"/>
          </w:rPr>
          <w:t xml:space="preserve"> </w:t>
        </w:r>
      </w:ins>
      <w:r>
        <w:rPr>
          <w:shd w:val="clear" w:color="auto" w:fill="FFFFFF"/>
        </w:rPr>
        <w:t xml:space="preserve">aplicó daño periódico sin incrementar el contador de colisiones físicas. También </w:t>
      </w:r>
      <w:del w:id="710" w:author="David C. Perez Lopez" w:date="2026-07-15T12:31:00Z">
        <w:r w:rsidDel="00B670F8">
          <w:rPr>
            <w:shd w:val="clear" w:color="auto" w:fill="FFFFFF"/>
          </w:rPr>
          <w:delText xml:space="preserve">provoqué </w:delText>
        </w:r>
      </w:del>
      <w:ins w:id="711" w:author="David C. Perez Lopez" w:date="2026-07-15T12:31:00Z">
        <w:r w:rsidR="00B670F8">
          <w:rPr>
            <w:shd w:val="clear" w:color="auto" w:fill="FFFFFF"/>
          </w:rPr>
          <w:t>se provocó</w:t>
        </w:r>
        <w:r w:rsidR="00B670F8">
          <w:rPr>
            <w:shd w:val="clear" w:color="auto" w:fill="FFFFFF"/>
          </w:rPr>
          <w:t xml:space="preserve"> </w:t>
        </w:r>
      </w:ins>
      <w:r>
        <w:rPr>
          <w:shd w:val="clear" w:color="auto" w:fill="FFFFFF"/>
        </w:rPr>
        <w:t>una colisión con u</w:t>
      </w:r>
      <w:r>
        <w:rPr>
          <w:shd w:val="clear" w:color="auto" w:fill="FFFFFF"/>
        </w:rPr>
        <w:t>n peatón para verificar que el componente de contacto reducía la salud del jugador. Estas diferencias se reflejaron en la pantalla final, donde la pérdida de salud puede proceder de una zona peligrosa, de un obstáculo o del contacto con un transeúnte.</w:t>
      </w:r>
    </w:p>
    <w:p w14:paraId="671C678F" w14:textId="0B36A065" w:rsidR="00695C48" w:rsidRDefault="009B0E5E" w:rsidP="004E0D0F">
      <w:commentRangeStart w:id="712"/>
      <w:r>
        <w:rPr>
          <w:shd w:val="clear" w:color="auto" w:fill="FFFFFF"/>
        </w:rPr>
        <w:t>Se p</w:t>
      </w:r>
      <w:r>
        <w:rPr>
          <w:shd w:val="clear" w:color="auto" w:fill="FFFFFF"/>
        </w:rPr>
        <w:t>restó especial atención al tramo de nacimiento entre edificios</w:t>
      </w:r>
      <w:commentRangeEnd w:id="712"/>
      <w:r w:rsidR="00B670F8">
        <w:rPr>
          <w:rStyle w:val="Refdecomentario"/>
        </w:rPr>
        <w:commentReference w:id="712"/>
      </w:r>
      <w:r>
        <w:rPr>
          <w:shd w:val="clear" w:color="auto" w:fill="FFFFFF"/>
        </w:rPr>
        <w:t xml:space="preserve">: en sesiones con visor se comprobó que el bastón distinguía el suelo, los obstáculos pequeños </w:t>
      </w:r>
      <w:del w:id="713" w:author="David C. Perez Lopez" w:date="2026-07-15T12:32:00Z">
        <w:r w:rsidDel="00B670F8">
          <w:rPr>
            <w:shd w:val="clear" w:color="auto" w:fill="FFFFFF"/>
          </w:rPr>
          <w:delText xml:space="preserve">del grupo Small Obstacle </w:delText>
        </w:r>
      </w:del>
      <w:r>
        <w:rPr>
          <w:shd w:val="clear" w:color="auto" w:fill="FFFFFF"/>
        </w:rPr>
        <w:t xml:space="preserve">y las fachadas laterales, y que los mensajes de </w:t>
      </w:r>
      <w:del w:id="714" w:author="David C. Perez Lopez" w:date="2026-07-15T12:33:00Z">
        <w:r w:rsidDel="00B670F8">
          <w:rPr>
            <w:shd w:val="clear" w:color="auto" w:fill="FFFFFF"/>
          </w:rPr>
          <w:delText xml:space="preserve">hint </w:delText>
        </w:r>
      </w:del>
      <w:ins w:id="715" w:author="David C. Perez Lopez" w:date="2026-07-15T12:33:00Z">
        <w:r w:rsidR="00B670F8">
          <w:rPr>
            <w:shd w:val="clear" w:color="auto" w:fill="FFFFFF"/>
          </w:rPr>
          <w:t>ayuda contextual</w:t>
        </w:r>
        <w:r w:rsidR="00B670F8">
          <w:rPr>
            <w:shd w:val="clear" w:color="auto" w:fill="FFFFFF"/>
          </w:rPr>
          <w:t xml:space="preserve"> </w:t>
        </w:r>
      </w:ins>
      <w:r>
        <w:rPr>
          <w:shd w:val="clear" w:color="auto" w:fill="FFFFFF"/>
        </w:rPr>
        <w:t>identificaban contene</w:t>
      </w:r>
      <w:r>
        <w:rPr>
          <w:shd w:val="clear" w:color="auto" w:fill="FFFFFF"/>
        </w:rPr>
        <w:t>dores, latas u otros objetos urbanos al impactar.</w:t>
      </w:r>
    </w:p>
    <w:p w14:paraId="47BDD315" w14:textId="77777777" w:rsidR="00695C48" w:rsidRDefault="009B0E5E" w:rsidP="00166EBE">
      <w:pPr>
        <w:pStyle w:val="Ttulo3"/>
        <w:pPrChange w:id="716" w:author="David C. Perez Lopez" w:date="2026-07-16T00:17:00Z">
          <w:pPr>
            <w:pStyle w:val="NormalWeb"/>
            <w:widowControl/>
            <w:shd w:val="clear" w:color="auto" w:fill="FFFFFF"/>
            <w:spacing w:before="120" w:beforeAutospacing="0" w:after="60" w:afterAutospacing="0"/>
            <w:jc w:val="both"/>
          </w:pPr>
        </w:pPrChange>
      </w:pPr>
      <w:r>
        <w:rPr>
          <w:shd w:val="clear" w:color="auto" w:fill="FFFFFF"/>
        </w:rPr>
        <w:t>Tráfico, semáforos y pausa</w:t>
      </w:r>
    </w:p>
    <w:p w14:paraId="5857A950" w14:textId="6FD86EF3" w:rsidR="00695C48" w:rsidRDefault="009B0E5E" w:rsidP="004E0D0F">
      <w:r>
        <w:rPr>
          <w:shd w:val="clear" w:color="auto" w:fill="FFFFFF"/>
        </w:rPr>
        <w:t xml:space="preserve">Los semáforos alternaron cada dieciocho segundos </w:t>
      </w:r>
      <w:del w:id="717" w:author="David C. Perez Lopez" w:date="2026-07-15T12:34:00Z">
        <w:r w:rsidDel="00104863">
          <w:rPr>
            <w:shd w:val="clear" w:color="auto" w:fill="FFFFFF"/>
          </w:rPr>
          <w:delText>con honglvdeng.mp3</w:delText>
        </w:r>
      </w:del>
      <w:ins w:id="718" w:author="David C. Perez Lopez" w:date="2026-07-15T12:34:00Z">
        <w:r w:rsidR="00104863">
          <w:rPr>
            <w:shd w:val="clear" w:color="auto" w:fill="FFFFFF"/>
          </w:rPr>
          <w:t>acompañados de un tono</w:t>
        </w:r>
      </w:ins>
      <w:r>
        <w:rPr>
          <w:shd w:val="clear" w:color="auto" w:fill="FFFFFF"/>
        </w:rPr>
        <w:t xml:space="preserve"> audible</w:t>
      </w:r>
      <w:del w:id="719" w:author="David C. Perez Lopez" w:date="2026-07-15T12:34:00Z">
        <w:r w:rsidDel="00104863">
          <w:rPr>
            <w:shd w:val="clear" w:color="auto" w:fill="FFFFFF"/>
          </w:rPr>
          <w:delText xml:space="preserve"> en el grupo activo</w:delText>
        </w:r>
      </w:del>
      <w:r>
        <w:rPr>
          <w:shd w:val="clear" w:color="auto" w:fill="FFFFFF"/>
        </w:rPr>
        <w:t xml:space="preserve">. </w:t>
      </w:r>
      <w:del w:id="720" w:author="David C. Perez Lopez" w:date="2026-07-15T12:35:00Z">
        <w:r w:rsidDel="0060078C">
          <w:rPr>
            <w:shd w:val="clear" w:color="auto" w:fill="FFFFFF"/>
          </w:rPr>
          <w:delText>Tras corregir intersectionMin e intersectionMax, el</w:delText>
        </w:r>
      </w:del>
      <w:ins w:id="721" w:author="David C. Perez Lopez" w:date="2026-07-15T12:35:00Z">
        <w:r w:rsidR="0060078C">
          <w:rPr>
            <w:shd w:val="clear" w:color="auto" w:fill="FFFFFF"/>
          </w:rPr>
          <w:t>El</w:t>
        </w:r>
      </w:ins>
      <w:r>
        <w:rPr>
          <w:shd w:val="clear" w:color="auto" w:fill="FFFFFF"/>
        </w:rPr>
        <w:t xml:space="preserve"> tráfico del eje correspondiente</w:t>
      </w:r>
      <w:r>
        <w:rPr>
          <w:shd w:val="clear" w:color="auto" w:fill="FFFFFF"/>
        </w:rPr>
        <w:t xml:space="preserve"> se detuvo de forma coherente con la fase sonora. En varias repeticiones </w:t>
      </w:r>
      <w:del w:id="722" w:author="David C. Perez Lopez" w:date="2026-07-15T12:35:00Z">
        <w:r w:rsidDel="0060078C">
          <w:rPr>
            <w:shd w:val="clear" w:color="auto" w:fill="FFFFFF"/>
          </w:rPr>
          <w:delText xml:space="preserve">intenté </w:delText>
        </w:r>
      </w:del>
      <w:ins w:id="723" w:author="David C. Perez Lopez" w:date="2026-07-15T12:35:00Z">
        <w:r w:rsidR="0060078C">
          <w:rPr>
            <w:shd w:val="clear" w:color="auto" w:fill="FFFFFF"/>
          </w:rPr>
          <w:t>se intentó</w:t>
        </w:r>
        <w:r w:rsidR="0060078C">
          <w:rPr>
            <w:shd w:val="clear" w:color="auto" w:fill="FFFFFF"/>
          </w:rPr>
          <w:t xml:space="preserve"> </w:t>
        </w:r>
      </w:ins>
      <w:r>
        <w:rPr>
          <w:shd w:val="clear" w:color="auto" w:fill="FFFFFF"/>
        </w:rPr>
        <w:t xml:space="preserve">cruzar justo antes y justo después del cambio de señal para comprobar que el riesgo percibido variaba según el momento elegido. La pausa, por su parte, congeló la locomoción </w:t>
      </w:r>
      <w:del w:id="724" w:author="David C. Perez Lopez" w:date="2026-07-15T12:36:00Z">
        <w:r w:rsidDel="0060078C">
          <w:rPr>
            <w:shd w:val="clear" w:color="auto" w:fill="FFFFFF"/>
          </w:rPr>
          <w:delText>m</w:delText>
        </w:r>
        <w:r w:rsidDel="0060078C">
          <w:rPr>
            <w:shd w:val="clear" w:color="auto" w:fill="FFFFFF"/>
          </w:rPr>
          <w:delText xml:space="preserve">ediante GameplayFreezeController </w:delText>
        </w:r>
      </w:del>
      <w:r>
        <w:rPr>
          <w:shd w:val="clear" w:color="auto" w:fill="FFFFFF"/>
        </w:rPr>
        <w:t xml:space="preserve">y detuvo la actualización del audio espacial; al reanudar, el estado de la partida se conservó. Los ajustes de volumen de interfaz y hápticos </w:t>
      </w:r>
      <w:r>
        <w:rPr>
          <w:shd w:val="clear" w:color="auto" w:fill="FFFFFF"/>
        </w:rPr>
        <w:t xml:space="preserve">definidos </w:t>
      </w:r>
      <w:del w:id="725" w:author="David C. Perez Lopez" w:date="2026-07-15T12:36:00Z">
        <w:r w:rsidDel="0060078C">
          <w:rPr>
            <w:shd w:val="clear" w:color="auto" w:fill="FFFFFF"/>
          </w:rPr>
          <w:delText xml:space="preserve">en Main.unity </w:delText>
        </w:r>
      </w:del>
      <w:r>
        <w:rPr>
          <w:shd w:val="clear" w:color="auto" w:fill="FFFFFF"/>
        </w:rPr>
        <w:t>también persistieron tras reiniciar la aplicación.</w:t>
      </w:r>
    </w:p>
    <w:p w14:paraId="3607565A" w14:textId="77777777" w:rsidR="00695C48" w:rsidRDefault="009B0E5E" w:rsidP="00166EBE">
      <w:pPr>
        <w:pStyle w:val="Ttulo3"/>
        <w:pPrChange w:id="726" w:author="David C. Perez Lopez" w:date="2026-07-16T00:18:00Z">
          <w:pPr>
            <w:pStyle w:val="NormalWeb"/>
            <w:widowControl/>
            <w:shd w:val="clear" w:color="auto" w:fill="FFFFFF"/>
            <w:spacing w:before="120" w:beforeAutospacing="0" w:after="60" w:afterAutospacing="0"/>
            <w:jc w:val="both"/>
          </w:pPr>
        </w:pPrChange>
      </w:pPr>
      <w:commentRangeStart w:id="727"/>
      <w:r>
        <w:rPr>
          <w:shd w:val="clear" w:color="auto" w:fill="FFFFFF"/>
        </w:rPr>
        <w:t>Evidencia visual del recorrido</w:t>
      </w:r>
      <w:commentRangeEnd w:id="727"/>
      <w:r w:rsidR="00525792">
        <w:rPr>
          <w:rStyle w:val="Refdecomentario"/>
          <w:rFonts w:eastAsiaTheme="minorEastAsia"/>
          <w:b w:val="0"/>
          <w:i w:val="0"/>
          <w:color w:val="auto"/>
        </w:rPr>
        <w:commentReference w:id="727"/>
      </w:r>
    </w:p>
    <w:p w14:paraId="528890F0" w14:textId="6241DB63" w:rsidR="00695C48" w:rsidRDefault="009B0E5E" w:rsidP="004E0D0F">
      <w:r>
        <w:rPr>
          <w:shd w:val="clear" w:color="auto" w:fill="FFFFFF"/>
        </w:rPr>
        <w:t xml:space="preserve">En las Figuras 14, 15 y 16 </w:t>
      </w:r>
      <w:del w:id="728" w:author="David C. Perez Lopez" w:date="2026-07-15T13:01:00Z">
        <w:r w:rsidDel="00DD7EC1">
          <w:rPr>
            <w:shd w:val="clear" w:color="auto" w:fill="FFFFFF"/>
          </w:rPr>
          <w:delText xml:space="preserve">recojo </w:delText>
        </w:r>
      </w:del>
      <w:ins w:id="729" w:author="David C. Perez Lopez" w:date="2026-07-15T13:01:00Z">
        <w:r w:rsidR="00DD7EC1">
          <w:rPr>
            <w:shd w:val="clear" w:color="auto" w:fill="FFFFFF"/>
          </w:rPr>
          <w:t>se puede ver</w:t>
        </w:r>
        <w:r w:rsidR="00DD7EC1">
          <w:rPr>
            <w:shd w:val="clear" w:color="auto" w:fill="FFFFFF"/>
          </w:rPr>
          <w:t xml:space="preserve"> </w:t>
        </w:r>
      </w:ins>
      <w:r>
        <w:rPr>
          <w:shd w:val="clear" w:color="auto" w:fill="FFFFFF"/>
        </w:rPr>
        <w:t>el panel OBJETIVOS en cada una de las tres fases del recorrido. La Figura 14 corresponde a task_1 en la acera principal, junto a la pasarela peatonal, con el marcador verde visible y «Cruzand</w:t>
      </w:r>
      <w:r>
        <w:rPr>
          <w:shd w:val="clear" w:color="auto" w:fill="FFFFFF"/>
        </w:rPr>
        <w:t>o la acera» como objetivo activo; la Figura 15 refleja el momento de mayor tensión en el cruce, con la primera tarea tachada y task_2 activa; la Figura 16 desplaza la atención hacia la entrada del metro, donde las dos primeras tareas ya aparecen completada</w:t>
      </w:r>
      <w:r>
        <w:rPr>
          <w:shd w:val="clear" w:color="auto" w:fill="FFFFFF"/>
        </w:rPr>
        <w:t xml:space="preserve">s y el usuario debe localizar el destino final. </w:t>
      </w:r>
      <w:del w:id="730" w:author="David C. Perez Lopez" w:date="2026-07-15T13:03:00Z">
        <w:r w:rsidDel="00DD7EC1">
          <w:rPr>
            <w:shd w:val="clear" w:color="auto" w:fill="FFFFFF"/>
          </w:rPr>
          <w:delText>El paso estrecho inicial queda documentado aparte en las Figuras 6 y 7, porque no constituye por sí mismo el cierre de una tarea. Esas capturas permiten comparar cómo cambia la interfaz mientras el foco del j</w:delText>
        </w:r>
        <w:r w:rsidDel="00DD7EC1">
          <w:rPr>
            <w:shd w:val="clear" w:color="auto" w:fill="FFFFFF"/>
          </w:rPr>
          <w:delText>ugador pasa de la acera al cruce y, después, a la búsqueda lateral del metro.</w:delText>
        </w:r>
      </w:del>
    </w:p>
    <w:p w14:paraId="5C2D23A6" w14:textId="77777777" w:rsidR="00695C48" w:rsidRDefault="009B0E5E">
      <w:pPr>
        <w:widowControl/>
        <w:spacing w:after="0"/>
        <w:jc w:val="center"/>
        <w:rPr>
          <w:sz w:val="24"/>
          <w:lang w:val="en-US"/>
        </w:rPr>
      </w:pPr>
      <w:r>
        <w:rPr>
          <w:rFonts w:eastAsia="SimSun"/>
          <w:noProof/>
          <w:kern w:val="0"/>
          <w:sz w:val="24"/>
          <w:lang w:val="en-US" w:bidi="ar"/>
        </w:rPr>
        <w:lastRenderedPageBreak/>
        <w:drawing>
          <wp:inline distT="0" distB="0" distL="114300" distR="114300" wp14:anchorId="0E1FB6D5" wp14:editId="71B5B668">
            <wp:extent cx="4860290" cy="3077210"/>
            <wp:effectExtent l="0" t="0" r="3810" b="8890"/>
            <wp:docPr id="32"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5" descr="IMG_270"/>
                    <pic:cNvPicPr>
                      <a:picLocks noChangeAspect="1"/>
                    </pic:cNvPicPr>
                  </pic:nvPicPr>
                  <pic:blipFill>
                    <a:blip r:embed="rId27"/>
                    <a:stretch>
                      <a:fillRect/>
                    </a:stretch>
                  </pic:blipFill>
                  <pic:spPr>
                    <a:xfrm>
                      <a:off x="0" y="0"/>
                      <a:ext cx="4860290" cy="3077210"/>
                    </a:xfrm>
                    <a:prstGeom prst="rect">
                      <a:avLst/>
                    </a:prstGeom>
                    <a:noFill/>
                    <a:ln w="9525">
                      <a:noFill/>
                    </a:ln>
                  </pic:spPr>
                </pic:pic>
              </a:graphicData>
            </a:graphic>
          </wp:inline>
        </w:drawing>
      </w:r>
    </w:p>
    <w:p w14:paraId="4ABD76B0" w14:textId="77777777" w:rsidR="00695C48" w:rsidRDefault="009B0E5E">
      <w:pPr>
        <w:pStyle w:val="NormalWeb"/>
        <w:widowControl/>
        <w:shd w:val="clear" w:color="auto" w:fill="FFFFFF"/>
        <w:spacing w:before="40" w:beforeAutospacing="0" w:after="160" w:afterAutospacing="0"/>
        <w:jc w:val="center"/>
        <w:rPr>
          <w:color w:val="000000"/>
          <w:sz w:val="22"/>
          <w:szCs w:val="22"/>
        </w:rPr>
      </w:pPr>
      <w:r>
        <w:rPr>
          <w:i/>
          <w:iCs/>
          <w:color w:val="000000"/>
          <w:sz w:val="18"/>
          <w:szCs w:val="18"/>
          <w:shd w:val="clear" w:color="auto" w:fill="FFFFFF"/>
        </w:rPr>
        <w:t>Figura 14. Panel OBJETIVOS durante task_1 en la pasarela peatonal de la acera principal. Elaboración propia.</w:t>
      </w:r>
    </w:p>
    <w:p w14:paraId="617F208B" w14:textId="77777777" w:rsidR="00695C48" w:rsidRDefault="009B0E5E">
      <w:pPr>
        <w:widowControl/>
        <w:spacing w:after="0"/>
        <w:jc w:val="center"/>
        <w:rPr>
          <w:sz w:val="24"/>
          <w:lang w:val="en-US"/>
        </w:rPr>
      </w:pPr>
      <w:r>
        <w:rPr>
          <w:rFonts w:eastAsia="SimSun"/>
          <w:noProof/>
          <w:kern w:val="0"/>
          <w:sz w:val="24"/>
          <w:lang w:val="en-US" w:bidi="ar"/>
        </w:rPr>
        <w:drawing>
          <wp:inline distT="0" distB="0" distL="114300" distR="114300" wp14:anchorId="6323BA5A" wp14:editId="6CB0F139">
            <wp:extent cx="4860290" cy="3309620"/>
            <wp:effectExtent l="0" t="0" r="3810" b="5080"/>
            <wp:docPr id="37"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6" descr="IMG_271"/>
                    <pic:cNvPicPr>
                      <a:picLocks noChangeAspect="1"/>
                    </pic:cNvPicPr>
                  </pic:nvPicPr>
                  <pic:blipFill>
                    <a:blip r:embed="rId28"/>
                    <a:stretch>
                      <a:fillRect/>
                    </a:stretch>
                  </pic:blipFill>
                  <pic:spPr>
                    <a:xfrm>
                      <a:off x="0" y="0"/>
                      <a:ext cx="4860290" cy="3309620"/>
                    </a:xfrm>
                    <a:prstGeom prst="rect">
                      <a:avLst/>
                    </a:prstGeom>
                    <a:noFill/>
                    <a:ln w="9525">
                      <a:noFill/>
                    </a:ln>
                  </pic:spPr>
                </pic:pic>
              </a:graphicData>
            </a:graphic>
          </wp:inline>
        </w:drawing>
      </w:r>
    </w:p>
    <w:p w14:paraId="65104FD5" w14:textId="77777777" w:rsidR="00695C48" w:rsidRDefault="009B0E5E">
      <w:pPr>
        <w:pStyle w:val="NormalWeb"/>
        <w:widowControl/>
        <w:shd w:val="clear" w:color="auto" w:fill="FFFFFF"/>
        <w:spacing w:before="40" w:beforeAutospacing="0" w:after="160" w:afterAutospacing="0"/>
        <w:jc w:val="center"/>
        <w:rPr>
          <w:color w:val="000000"/>
          <w:sz w:val="22"/>
          <w:szCs w:val="22"/>
        </w:rPr>
      </w:pPr>
      <w:r>
        <w:rPr>
          <w:i/>
          <w:iCs/>
          <w:color w:val="000000"/>
          <w:sz w:val="18"/>
          <w:szCs w:val="18"/>
          <w:shd w:val="clear" w:color="auto" w:fill="FFFFFF"/>
        </w:rPr>
        <w:t xml:space="preserve">Figura 15. Panel OBJETIVOS durante task_2 en el borde del cruce. </w:t>
      </w:r>
      <w:r>
        <w:rPr>
          <w:i/>
          <w:iCs/>
          <w:color w:val="000000"/>
          <w:sz w:val="18"/>
          <w:szCs w:val="18"/>
          <w:shd w:val="clear" w:color="auto" w:fill="FFFFFF"/>
        </w:rPr>
        <w:t>Elaboración propia.</w:t>
      </w:r>
    </w:p>
    <w:p w14:paraId="3DD38854" w14:textId="77777777" w:rsidR="00695C48" w:rsidRDefault="009B0E5E">
      <w:pPr>
        <w:widowControl/>
        <w:spacing w:after="0"/>
        <w:jc w:val="center"/>
        <w:rPr>
          <w:sz w:val="24"/>
          <w:lang w:val="en-US"/>
        </w:rPr>
      </w:pPr>
      <w:r>
        <w:rPr>
          <w:rFonts w:eastAsia="SimSun"/>
          <w:noProof/>
          <w:kern w:val="0"/>
          <w:sz w:val="24"/>
          <w:lang w:val="en-US" w:bidi="ar"/>
        </w:rPr>
        <w:lastRenderedPageBreak/>
        <w:drawing>
          <wp:inline distT="0" distB="0" distL="114300" distR="114300" wp14:anchorId="5B231270" wp14:editId="6B8740E8">
            <wp:extent cx="4860290" cy="3037840"/>
            <wp:effectExtent l="0" t="0" r="3810" b="10160"/>
            <wp:docPr id="23"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7" descr="IMG_272"/>
                    <pic:cNvPicPr>
                      <a:picLocks noChangeAspect="1"/>
                    </pic:cNvPicPr>
                  </pic:nvPicPr>
                  <pic:blipFill>
                    <a:blip r:embed="rId29"/>
                    <a:stretch>
                      <a:fillRect/>
                    </a:stretch>
                  </pic:blipFill>
                  <pic:spPr>
                    <a:xfrm>
                      <a:off x="0" y="0"/>
                      <a:ext cx="4860290" cy="3037840"/>
                    </a:xfrm>
                    <a:prstGeom prst="rect">
                      <a:avLst/>
                    </a:prstGeom>
                    <a:noFill/>
                    <a:ln w="9525">
                      <a:noFill/>
                    </a:ln>
                  </pic:spPr>
                </pic:pic>
              </a:graphicData>
            </a:graphic>
          </wp:inline>
        </w:drawing>
      </w:r>
    </w:p>
    <w:p w14:paraId="7721D235" w14:textId="77777777" w:rsidR="00695C48" w:rsidRDefault="009B0E5E">
      <w:pPr>
        <w:pStyle w:val="NormalWeb"/>
        <w:widowControl/>
        <w:shd w:val="clear" w:color="auto" w:fill="FFFFFF"/>
        <w:spacing w:before="40" w:beforeAutospacing="0" w:after="160" w:afterAutospacing="0"/>
        <w:jc w:val="center"/>
        <w:rPr>
          <w:color w:val="000000"/>
          <w:sz w:val="22"/>
          <w:szCs w:val="22"/>
        </w:rPr>
      </w:pPr>
      <w:r>
        <w:rPr>
          <w:i/>
          <w:iCs/>
          <w:color w:val="000000"/>
          <w:sz w:val="18"/>
          <w:szCs w:val="18"/>
          <w:shd w:val="clear" w:color="auto" w:fill="FFFFFF"/>
        </w:rPr>
        <w:t>Figura 16. Panel OBJETIVOS durante task_3 con la entrada del metro como destino final. Elaboración propia.</w:t>
      </w:r>
    </w:p>
    <w:p w14:paraId="678A3755" w14:textId="3835ABC1" w:rsidR="00695C48" w:rsidRDefault="009B0E5E" w:rsidP="004E0D0F">
      <w:r>
        <w:rPr>
          <w:shd w:val="clear" w:color="auto" w:fill="FFFFFF"/>
        </w:rPr>
        <w:t xml:space="preserve">En la Figura 17 aparece el mensaje de </w:t>
      </w:r>
      <w:del w:id="731" w:author="David C. Perez Lopez" w:date="2026-07-15T13:03:00Z">
        <w:r w:rsidDel="00DD7EC1">
          <w:rPr>
            <w:shd w:val="clear" w:color="auto" w:fill="FFFFFF"/>
          </w:rPr>
          <w:delText xml:space="preserve">hint </w:delText>
        </w:r>
      </w:del>
      <w:ins w:id="732" w:author="David C. Perez Lopez" w:date="2026-07-15T13:03:00Z">
        <w:r w:rsidR="00DD7EC1">
          <w:rPr>
            <w:shd w:val="clear" w:color="auto" w:fill="FFFFFF"/>
          </w:rPr>
          <w:t>ayuda contextual</w:t>
        </w:r>
        <w:r w:rsidR="00DD7EC1">
          <w:rPr>
            <w:shd w:val="clear" w:color="auto" w:fill="FFFFFF"/>
          </w:rPr>
          <w:t xml:space="preserve"> </w:t>
        </w:r>
      </w:ins>
      <w:r>
        <w:rPr>
          <w:shd w:val="clear" w:color="auto" w:fill="FFFFFF"/>
        </w:rPr>
        <w:t>tras golpear un contenedor, con la salud reducida a noventa y seis puntos. La prueba</w:t>
      </w:r>
      <w:r>
        <w:rPr>
          <w:shd w:val="clear" w:color="auto" w:fill="FFFFFF"/>
        </w:rPr>
        <w:t xml:space="preserve"> confirmó que </w:t>
      </w:r>
      <w:del w:id="733" w:author="David C. Perez Lopez" w:date="2026-07-15T13:03:00Z">
        <w:r w:rsidDel="00DD7EC1">
          <w:rPr>
            <w:shd w:val="clear" w:color="auto" w:fill="FFFFFF"/>
          </w:rPr>
          <w:delText xml:space="preserve">DamageObject </w:delText>
        </w:r>
      </w:del>
      <w:ins w:id="734" w:author="David C. Perez Lopez" w:date="2026-07-15T13:03:00Z">
        <w:r w:rsidR="00DD7EC1">
          <w:rPr>
            <w:shd w:val="clear" w:color="auto" w:fill="FFFFFF"/>
          </w:rPr>
          <w:t>el sistema</w:t>
        </w:r>
        <w:r w:rsidR="00DD7EC1">
          <w:rPr>
            <w:shd w:val="clear" w:color="auto" w:fill="FFFFFF"/>
          </w:rPr>
          <w:t xml:space="preserve"> </w:t>
        </w:r>
      </w:ins>
      <w:r>
        <w:rPr>
          <w:shd w:val="clear" w:color="auto" w:fill="FFFFFF"/>
        </w:rPr>
        <w:t>muestra un aviso breve relacionado con el elemento impactado, resta diez puntos de salud y respeta un tiempo de espera entre golpes para evitar penalizaciones en cascada. En sesión con visor, esa retroalimentación resultó útil pa</w:t>
      </w:r>
      <w:r>
        <w:rPr>
          <w:shd w:val="clear" w:color="auto" w:fill="FFFFFF"/>
        </w:rPr>
        <w:t>ra relacionar el daño con un obstáculo concreto del entorno y no solo con un número en el HUD.</w:t>
      </w:r>
    </w:p>
    <w:p w14:paraId="3C79B04A" w14:textId="77777777" w:rsidR="00695C48" w:rsidRDefault="009B0E5E">
      <w:pPr>
        <w:widowControl/>
        <w:spacing w:after="0"/>
        <w:jc w:val="center"/>
        <w:rPr>
          <w:sz w:val="24"/>
          <w:lang w:val="en-US"/>
        </w:rPr>
      </w:pPr>
      <w:r>
        <w:rPr>
          <w:rFonts w:eastAsia="SimSun"/>
          <w:noProof/>
          <w:kern w:val="0"/>
          <w:sz w:val="24"/>
          <w:lang w:val="en-US" w:bidi="ar"/>
        </w:rPr>
        <w:drawing>
          <wp:inline distT="0" distB="0" distL="114300" distR="114300" wp14:anchorId="3ED1E58A" wp14:editId="155FB048">
            <wp:extent cx="4860290" cy="2788285"/>
            <wp:effectExtent l="0" t="0" r="3810" b="5715"/>
            <wp:docPr id="27"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8" descr="IMG_273"/>
                    <pic:cNvPicPr>
                      <a:picLocks noChangeAspect="1"/>
                    </pic:cNvPicPr>
                  </pic:nvPicPr>
                  <pic:blipFill>
                    <a:blip r:embed="rId30"/>
                    <a:stretch>
                      <a:fillRect/>
                    </a:stretch>
                  </pic:blipFill>
                  <pic:spPr>
                    <a:xfrm>
                      <a:off x="0" y="0"/>
                      <a:ext cx="4860290" cy="2788285"/>
                    </a:xfrm>
                    <a:prstGeom prst="rect">
                      <a:avLst/>
                    </a:prstGeom>
                    <a:noFill/>
                    <a:ln w="9525">
                      <a:noFill/>
                    </a:ln>
                  </pic:spPr>
                </pic:pic>
              </a:graphicData>
            </a:graphic>
          </wp:inline>
        </w:drawing>
      </w:r>
    </w:p>
    <w:p w14:paraId="236CDCC1" w14:textId="77777777" w:rsidR="00695C48" w:rsidRDefault="009B0E5E">
      <w:pPr>
        <w:pStyle w:val="NormalWeb"/>
        <w:widowControl/>
        <w:shd w:val="clear" w:color="auto" w:fill="FFFFFF"/>
        <w:spacing w:before="40" w:beforeAutospacing="0" w:after="160" w:afterAutospacing="0"/>
        <w:jc w:val="center"/>
        <w:rPr>
          <w:color w:val="000000"/>
          <w:sz w:val="22"/>
          <w:szCs w:val="22"/>
        </w:rPr>
      </w:pPr>
      <w:r>
        <w:rPr>
          <w:i/>
          <w:iCs/>
          <w:color w:val="000000"/>
          <w:sz w:val="18"/>
          <w:szCs w:val="18"/>
          <w:shd w:val="clear" w:color="auto" w:fill="FFFFFF"/>
        </w:rPr>
        <w:t>Figura 17. Aviso de colisión con un obstáculo. Elaboración propia.</w:t>
      </w:r>
    </w:p>
    <w:p w14:paraId="225D91BC" w14:textId="1BECB319" w:rsidR="00695C48" w:rsidRDefault="009B0E5E">
      <w:pPr>
        <w:pStyle w:val="Ttulo2"/>
      </w:pPr>
      <w:bookmarkStart w:id="735" w:name="_Toc234946584"/>
      <w:r>
        <w:lastRenderedPageBreak/>
        <w:t>Pruebas de rendimiento</w:t>
      </w:r>
      <w:bookmarkEnd w:id="735"/>
    </w:p>
    <w:p w14:paraId="7AACA6EB" w14:textId="420D4981" w:rsidR="00695C48" w:rsidRDefault="009B0E5E" w:rsidP="004E0D0F">
      <w:r>
        <w:rPr>
          <w:shd w:val="clear" w:color="auto" w:fill="FFFFFF"/>
        </w:rPr>
        <w:t>Además de la corrección funcional, se comprobó que la experiencia</w:t>
      </w:r>
      <w:r>
        <w:rPr>
          <w:shd w:val="clear" w:color="auto" w:fill="FFFFFF"/>
        </w:rPr>
        <w:t xml:space="preserve"> se mantuviera fluida con todos los sistemas activos. El objetivo no era optimizar al máximo el proyecto, sino verificar que </w:t>
      </w:r>
      <w:del w:id="736" w:author="David C. Perez Lopez" w:date="2026-07-15T13:10:00Z">
        <w:r w:rsidDel="008635EF">
          <w:rPr>
            <w:shd w:val="clear" w:color="auto" w:fill="FFFFFF"/>
          </w:rPr>
          <w:delText xml:space="preserve">un </w:delText>
        </w:r>
      </w:del>
      <w:del w:id="737" w:author="David C. Perez Lopez" w:date="2026-07-15T13:05:00Z">
        <w:r w:rsidDel="00DD7EC1">
          <w:rPr>
            <w:shd w:val="clear" w:color="auto" w:fill="FFFFFF"/>
          </w:rPr>
          <w:delText xml:space="preserve">portátil </w:delText>
        </w:r>
      </w:del>
      <w:ins w:id="738" w:author="David C. Perez Lopez" w:date="2026-07-15T13:10:00Z">
        <w:r w:rsidR="008635EF">
          <w:rPr>
            <w:shd w:val="clear" w:color="auto" w:fill="FFFFFF"/>
          </w:rPr>
          <w:t xml:space="preserve">el </w:t>
        </w:r>
      </w:ins>
      <w:ins w:id="739" w:author="David C. Perez Lopez" w:date="2026-07-15T13:05:00Z">
        <w:r w:rsidR="00DD7EC1">
          <w:rPr>
            <w:shd w:val="clear" w:color="auto" w:fill="FFFFFF"/>
          </w:rPr>
          <w:t>equi</w:t>
        </w:r>
      </w:ins>
      <w:ins w:id="740" w:author="David C. Perez Lopez" w:date="2026-07-15T13:06:00Z">
        <w:r w:rsidR="00DD7EC1">
          <w:rPr>
            <w:shd w:val="clear" w:color="auto" w:fill="FFFFFF"/>
          </w:rPr>
          <w:t>po</w:t>
        </w:r>
      </w:ins>
      <w:ins w:id="741" w:author="David C. Perez Lopez" w:date="2026-07-15T13:05:00Z">
        <w:r w:rsidR="00DD7EC1">
          <w:rPr>
            <w:shd w:val="clear" w:color="auto" w:fill="FFFFFF"/>
          </w:rPr>
          <w:t xml:space="preserve"> </w:t>
        </w:r>
      </w:ins>
      <w:r>
        <w:rPr>
          <w:shd w:val="clear" w:color="auto" w:fill="FFFFFF"/>
        </w:rPr>
        <w:t xml:space="preserve">de desarrollo </w:t>
      </w:r>
      <w:del w:id="742" w:author="David C. Perez Lopez" w:date="2026-07-15T13:06:00Z">
        <w:r w:rsidDel="00DD7EC1">
          <w:rPr>
            <w:shd w:val="clear" w:color="auto" w:fill="FFFFFF"/>
          </w:rPr>
          <w:delText>con GPU NVIDIA</w:delText>
        </w:r>
      </w:del>
      <w:ins w:id="743" w:author="David C. Perez Lopez" w:date="2026-07-15T13:06:00Z">
        <w:r w:rsidR="00DD7EC1">
          <w:rPr>
            <w:shd w:val="clear" w:color="auto" w:fill="FFFFFF"/>
          </w:rPr>
          <w:t>(Intel i7-xxxx,</w:t>
        </w:r>
      </w:ins>
      <w:ins w:id="744" w:author="David C. Perez Lopez" w:date="2026-07-15T13:07:00Z">
        <w:r w:rsidR="00DD7EC1">
          <w:rPr>
            <w:shd w:val="clear" w:color="auto" w:fill="FFFFFF"/>
          </w:rPr>
          <w:t xml:space="preserve"> 16GB de RAM y Nvidia RTX 5600</w:t>
        </w:r>
      </w:ins>
      <w:ins w:id="745" w:author="David C. Perez Lopez" w:date="2026-07-15T13:06:00Z">
        <w:r w:rsidR="00DD7EC1">
          <w:rPr>
            <w:shd w:val="clear" w:color="auto" w:fill="FFFFFF"/>
          </w:rPr>
          <w:t>)</w:t>
        </w:r>
      </w:ins>
      <w:r>
        <w:rPr>
          <w:shd w:val="clear" w:color="auto" w:fill="FFFFFF"/>
        </w:rPr>
        <w:t xml:space="preserve"> </w:t>
      </w:r>
      <w:del w:id="746" w:author="David C. Perez Lopez" w:date="2026-07-15T13:10:00Z">
        <w:r w:rsidDel="008635EF">
          <w:rPr>
            <w:shd w:val="clear" w:color="auto" w:fill="FFFFFF"/>
          </w:rPr>
          <w:delText xml:space="preserve">y </w:delText>
        </w:r>
      </w:del>
      <w:ins w:id="747" w:author="David C. Perez Lopez" w:date="2026-07-15T13:10:00Z">
        <w:r w:rsidR="008635EF">
          <w:rPr>
            <w:shd w:val="clear" w:color="auto" w:fill="FFFFFF"/>
          </w:rPr>
          <w:t>con</w:t>
        </w:r>
        <w:r w:rsidR="008635EF">
          <w:rPr>
            <w:shd w:val="clear" w:color="auto" w:fill="FFFFFF"/>
          </w:rPr>
          <w:t xml:space="preserve"> </w:t>
        </w:r>
      </w:ins>
      <w:r>
        <w:rPr>
          <w:shd w:val="clear" w:color="auto" w:fill="FFFFFF"/>
        </w:rPr>
        <w:t xml:space="preserve">visor conectado por cable pudiera sostener una sesión jugable sin caídas prolongadas de </w:t>
      </w:r>
      <w:r>
        <w:rPr>
          <w:shd w:val="clear" w:color="auto" w:fill="FFFFFF"/>
        </w:rPr>
        <w:t>framerate. Para ello se utilizó el Profiler de Unity durante partidas completas en Level_Street, con tráfico en marcha, overlays de visión activos y audio espacial actualizándose en tiempo real.</w:t>
      </w:r>
    </w:p>
    <w:p w14:paraId="4C8C8C77" w14:textId="68DFF59E" w:rsidR="00695C48" w:rsidRDefault="009B0E5E" w:rsidP="004E0D0F">
      <w:r>
        <w:rPr>
          <w:shd w:val="clear" w:color="auto" w:fill="FFFFFF"/>
        </w:rPr>
        <w:t>En la Figura 18 aparece una captura representativa de esa mon</w:t>
      </w:r>
      <w:r>
        <w:rPr>
          <w:shd w:val="clear" w:color="auto" w:fill="FFFFFF"/>
        </w:rPr>
        <w:t xml:space="preserve">itorización. La mayor parte del tiempo el framerate se mantuvo por encima del umbral de </w:t>
      </w:r>
      <w:del w:id="748" w:author="David C. Perez Lopez" w:date="2026-07-15T13:11:00Z">
        <w:r w:rsidDel="008635EF">
          <w:rPr>
            <w:shd w:val="clear" w:color="auto" w:fill="FFFFFF"/>
          </w:rPr>
          <w:delText>setenta y dos</w:delText>
        </w:r>
      </w:del>
      <w:ins w:id="749" w:author="David C. Perez Lopez" w:date="2026-07-15T13:11:00Z">
        <w:r w:rsidR="008635EF">
          <w:rPr>
            <w:shd w:val="clear" w:color="auto" w:fill="FFFFFF"/>
          </w:rPr>
          <w:t>72</w:t>
        </w:r>
      </w:ins>
      <w:r>
        <w:rPr>
          <w:shd w:val="clear" w:color="auto" w:fill="FFFFFF"/>
        </w:rPr>
        <w:t xml:space="preserve"> FPS fijado como referencia para RV en PC. Los picos más notorios coincidieron con la zona del cruce, donde conviven varios vehículos instanciados, fuentes</w:t>
      </w:r>
      <w:r>
        <w:rPr>
          <w:shd w:val="clear" w:color="auto" w:fill="FFFFFF"/>
        </w:rPr>
        <w:t xml:space="preserve"> de audio simultáneas y el overlay visual del modo activo. Aun así, no </w:t>
      </w:r>
      <w:del w:id="750" w:author="David C. Perez Lopez" w:date="2026-07-15T13:11:00Z">
        <w:r w:rsidDel="008635EF">
          <w:rPr>
            <w:shd w:val="clear" w:color="auto" w:fill="FFFFFF"/>
          </w:rPr>
          <w:delText xml:space="preserve">observé </w:delText>
        </w:r>
      </w:del>
      <w:ins w:id="751" w:author="David C. Perez Lopez" w:date="2026-07-15T13:11:00Z">
        <w:r w:rsidR="008635EF">
          <w:rPr>
            <w:shd w:val="clear" w:color="auto" w:fill="FFFFFF"/>
          </w:rPr>
          <w:t>se observaron</w:t>
        </w:r>
        <w:r w:rsidR="008635EF">
          <w:rPr>
            <w:shd w:val="clear" w:color="auto" w:fill="FFFFFF"/>
          </w:rPr>
          <w:t xml:space="preserve"> </w:t>
        </w:r>
      </w:ins>
      <w:r>
        <w:rPr>
          <w:shd w:val="clear" w:color="auto" w:fill="FFFFFF"/>
        </w:rPr>
        <w:t>bloqueos que impidieran jugar ni mareos claros asociados a tirones prolongados en las sesiones de prueba realizadas.</w:t>
      </w:r>
    </w:p>
    <w:p w14:paraId="46F59E40" w14:textId="72DE9D71" w:rsidR="00695C48" w:rsidRDefault="009B0E5E" w:rsidP="004E0D0F">
      <w:r>
        <w:rPr>
          <w:shd w:val="clear" w:color="auto" w:fill="FFFFFF"/>
        </w:rPr>
        <w:t>También se revisó el coste relativo de los subsistemas visib</w:t>
      </w:r>
      <w:r>
        <w:rPr>
          <w:shd w:val="clear" w:color="auto" w:fill="FFFFFF"/>
        </w:rPr>
        <w:t xml:space="preserve">les en el Profiler. El renderizado URP y los postprocesados asociados a los modos de visión concentraron buena parte del trabajo de GPU, mientras que la lógica de spawners, semáforos y audio ocupó una fracción menor de CPU en comparación. Esta observación </w:t>
      </w:r>
      <w:r>
        <w:rPr>
          <w:shd w:val="clear" w:color="auto" w:fill="FFFFFF"/>
        </w:rPr>
        <w:t xml:space="preserve">confirmó la decisión tomada </w:t>
      </w:r>
      <w:del w:id="752" w:author="David C. Perez Lopez" w:date="2026-07-15T13:12:00Z">
        <w:r w:rsidDel="008635EF">
          <w:rPr>
            <w:shd w:val="clear" w:color="auto" w:fill="FFFFFF"/>
          </w:rPr>
          <w:delText xml:space="preserve">en el apartado 5.1 </w:delText>
        </w:r>
      </w:del>
      <w:r>
        <w:rPr>
          <w:shd w:val="clear" w:color="auto" w:fill="FFFFFF"/>
        </w:rPr>
        <w:t>de priorizar legibilidad cercana y estabilidad por encima del detalle lejano de la escena. Cuando fue necesario comprobar scripts sin visor, el XR Device Simulator permitió validar flujo y referencias, pero no</w:t>
      </w:r>
      <w:r>
        <w:rPr>
          <w:shd w:val="clear" w:color="auto" w:fill="FFFFFF"/>
        </w:rPr>
        <w:t xml:space="preserve"> sustituyó la comprobación de rendimiento percibido con el casco puesto; por eso las conclusiones de esta sección se apoyan principalmente en las sesiones con Meta Quest 2 conectado por cable.</w:t>
      </w:r>
    </w:p>
    <w:p w14:paraId="57C4E21A" w14:textId="77777777" w:rsidR="00695C48" w:rsidRDefault="009B0E5E">
      <w:pPr>
        <w:widowControl/>
        <w:spacing w:after="0"/>
        <w:jc w:val="center"/>
        <w:rPr>
          <w:sz w:val="24"/>
          <w:lang w:val="en-US"/>
        </w:rPr>
      </w:pPr>
      <w:r>
        <w:rPr>
          <w:rFonts w:eastAsia="SimSun"/>
          <w:noProof/>
          <w:kern w:val="0"/>
          <w:sz w:val="24"/>
          <w:lang w:val="en-US" w:bidi="ar"/>
        </w:rPr>
        <w:drawing>
          <wp:inline distT="0" distB="0" distL="114300" distR="114300" wp14:anchorId="12FA8922" wp14:editId="306BA210">
            <wp:extent cx="4860290" cy="2902585"/>
            <wp:effectExtent l="0" t="0" r="3810" b="5715"/>
            <wp:docPr id="34" name="图片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9" descr="IMG_274"/>
                    <pic:cNvPicPr>
                      <a:picLocks noChangeAspect="1"/>
                    </pic:cNvPicPr>
                  </pic:nvPicPr>
                  <pic:blipFill>
                    <a:blip r:embed="rId31"/>
                    <a:stretch>
                      <a:fillRect/>
                    </a:stretch>
                  </pic:blipFill>
                  <pic:spPr>
                    <a:xfrm>
                      <a:off x="0" y="0"/>
                      <a:ext cx="4860290" cy="2902585"/>
                    </a:xfrm>
                    <a:prstGeom prst="rect">
                      <a:avLst/>
                    </a:prstGeom>
                    <a:noFill/>
                    <a:ln w="9525">
                      <a:noFill/>
                    </a:ln>
                  </pic:spPr>
                </pic:pic>
              </a:graphicData>
            </a:graphic>
          </wp:inline>
        </w:drawing>
      </w:r>
    </w:p>
    <w:p w14:paraId="3722EC04" w14:textId="77777777" w:rsidR="00695C48" w:rsidRDefault="009B0E5E">
      <w:pPr>
        <w:pStyle w:val="NormalWeb"/>
        <w:widowControl/>
        <w:shd w:val="clear" w:color="auto" w:fill="FFFFFF"/>
        <w:spacing w:before="40" w:beforeAutospacing="0" w:after="160" w:afterAutospacing="0"/>
        <w:jc w:val="center"/>
        <w:rPr>
          <w:color w:val="000000"/>
          <w:sz w:val="22"/>
          <w:szCs w:val="22"/>
        </w:rPr>
      </w:pPr>
      <w:r>
        <w:rPr>
          <w:i/>
          <w:iCs/>
          <w:color w:val="000000"/>
          <w:sz w:val="18"/>
          <w:szCs w:val="18"/>
          <w:shd w:val="clear" w:color="auto" w:fill="FFFFFF"/>
        </w:rPr>
        <w:t xml:space="preserve">Figura 18. Profiler de Unity durante una sesión de </w:t>
      </w:r>
      <w:r>
        <w:rPr>
          <w:i/>
          <w:iCs/>
          <w:color w:val="000000"/>
          <w:sz w:val="18"/>
          <w:szCs w:val="18"/>
          <w:shd w:val="clear" w:color="auto" w:fill="FFFFFF"/>
        </w:rPr>
        <w:t>prueba. Elaboración propia.</w:t>
      </w:r>
    </w:p>
    <w:p w14:paraId="51C536DC" w14:textId="63DBC4DE" w:rsidR="00695C48" w:rsidRDefault="009B0E5E">
      <w:pPr>
        <w:pStyle w:val="Ttulo2"/>
      </w:pPr>
      <w:bookmarkStart w:id="753" w:name="_Toc234946585"/>
      <w:r>
        <w:t>Validación de los escenarios</w:t>
      </w:r>
      <w:bookmarkEnd w:id="753"/>
    </w:p>
    <w:p w14:paraId="15D674DC" w14:textId="415F89D0" w:rsidR="00695C48" w:rsidRDefault="007B31D6" w:rsidP="004E0D0F">
      <w:ins w:id="754" w:author="David C. Perez Lopez" w:date="2026-07-15T13:19:00Z">
        <w:r>
          <w:rPr>
            <w:shd w:val="clear" w:color="auto" w:fill="FFFFFF"/>
          </w:rPr>
          <w:t xml:space="preserve">Para validar los escenarios </w:t>
        </w:r>
      </w:ins>
      <w:ins w:id="755" w:author="David C. Perez Lopez" w:date="2026-07-15T13:35:00Z">
        <w:r w:rsidR="00730938">
          <w:rPr>
            <w:shd w:val="clear" w:color="auto" w:fill="FFFFFF"/>
          </w:rPr>
          <w:t>s</w:t>
        </w:r>
      </w:ins>
      <w:ins w:id="756" w:author="David C. Perez Lopez" w:date="2026-07-15T13:34:00Z">
        <w:r w:rsidR="00730938">
          <w:rPr>
            <w:shd w:val="clear" w:color="auto" w:fill="FFFFFF"/>
          </w:rPr>
          <w:t>e verificó el cumplimiento de las tareas</w:t>
        </w:r>
      </w:ins>
      <w:ins w:id="757" w:author="David C. Perez Lopez" w:date="2026-07-15T13:35:00Z">
        <w:r w:rsidR="00730938">
          <w:rPr>
            <w:shd w:val="clear" w:color="auto" w:fill="FFFFFF"/>
          </w:rPr>
          <w:t xml:space="preserve"> </w:t>
        </w:r>
      </w:ins>
      <w:ins w:id="758" w:author="David C. Perez Lopez" w:date="2026-07-16T00:19:00Z">
        <w:r w:rsidR="00166EBE">
          <w:rPr>
            <w:shd w:val="clear" w:color="auto" w:fill="FFFFFF"/>
          </w:rPr>
          <w:t xml:space="preserve">y </w:t>
        </w:r>
      </w:ins>
      <w:ins w:id="759" w:author="David C. Perez Lopez" w:date="2026-07-15T13:35:00Z">
        <w:r w:rsidR="00730938">
          <w:rPr>
            <w:shd w:val="clear" w:color="auto" w:fill="FFFFFF"/>
          </w:rPr>
          <w:t>se midieron tiempos</w:t>
        </w:r>
      </w:ins>
      <w:ins w:id="760" w:author="David C. Perez Lopez" w:date="2026-07-15T13:29:00Z">
        <w:r w:rsidR="00236A16">
          <w:rPr>
            <w:shd w:val="clear" w:color="auto" w:fill="FFFFFF"/>
          </w:rPr>
          <w:t xml:space="preserve"> durante la ejecución </w:t>
        </w:r>
      </w:ins>
      <w:ins w:id="761" w:author="David C. Perez Lopez" w:date="2026-07-15T13:32:00Z">
        <w:r w:rsidR="00F629E6">
          <w:rPr>
            <w:shd w:val="clear" w:color="auto" w:fill="FFFFFF"/>
          </w:rPr>
          <w:t xml:space="preserve">del sistema </w:t>
        </w:r>
      </w:ins>
      <w:ins w:id="762" w:author="David C. Perez Lopez" w:date="2026-07-15T13:30:00Z">
        <w:r w:rsidR="00236A16">
          <w:rPr>
            <w:shd w:val="clear" w:color="auto" w:fill="FFFFFF"/>
          </w:rPr>
          <w:t xml:space="preserve">por parte </w:t>
        </w:r>
      </w:ins>
      <w:ins w:id="763" w:author="David C. Perez Lopez" w:date="2026-07-15T13:29:00Z">
        <w:r w:rsidR="00236A16">
          <w:rPr>
            <w:shd w:val="clear" w:color="auto" w:fill="FFFFFF"/>
          </w:rPr>
          <w:t xml:space="preserve">de </w:t>
        </w:r>
      </w:ins>
      <w:ins w:id="764" w:author="David C. Perez Lopez" w:date="2026-07-15T13:22:00Z">
        <w:r>
          <w:rPr>
            <w:shd w:val="clear" w:color="auto" w:fill="FFFFFF"/>
          </w:rPr>
          <w:t>3 usuarios</w:t>
        </w:r>
      </w:ins>
      <w:ins w:id="765" w:author="David C. Perez Lopez" w:date="2026-07-15T13:23:00Z">
        <w:r>
          <w:rPr>
            <w:shd w:val="clear" w:color="auto" w:fill="FFFFFF"/>
          </w:rPr>
          <w:t xml:space="preserve">, empezando desde la </w:t>
        </w:r>
      </w:ins>
      <w:ins w:id="766" w:author="David C. Perez Lopez" w:date="2026-07-15T13:32:00Z">
        <w:r w:rsidR="00F629E6">
          <w:rPr>
            <w:shd w:val="clear" w:color="auto" w:fill="FFFFFF"/>
          </w:rPr>
          <w:t>vista</w:t>
        </w:r>
      </w:ins>
      <w:ins w:id="767" w:author="David C. Perez Lopez" w:date="2026-07-15T13:24:00Z">
        <w:r>
          <w:rPr>
            <w:shd w:val="clear" w:color="auto" w:fill="FFFFFF"/>
          </w:rPr>
          <w:t xml:space="preserve"> inicial.</w:t>
        </w:r>
      </w:ins>
      <w:ins w:id="768" w:author="David C. Perez Lopez" w:date="2026-07-15T13:19:00Z">
        <w:r>
          <w:rPr>
            <w:shd w:val="clear" w:color="auto" w:fill="FFFFFF"/>
          </w:rPr>
          <w:t xml:space="preserve"> </w:t>
        </w:r>
      </w:ins>
      <w:del w:id="769" w:author="David C. Perez Lopez" w:date="2026-07-15T13:24:00Z">
        <w:r w:rsidR="009B0E5E" w:rsidDel="007B31D6">
          <w:rPr>
            <w:shd w:val="clear" w:color="auto" w:fill="FFFFFF"/>
          </w:rPr>
          <w:delText xml:space="preserve">Se validó que </w:delText>
        </w:r>
        <w:r w:rsidR="009B0E5E" w:rsidDel="007B31D6">
          <w:rPr>
            <w:shd w:val="clear" w:color="auto" w:fill="FFFFFF"/>
          </w:rPr>
          <w:lastRenderedPageBreak/>
          <w:delText>Main.unity cumple su función de filtro: los usuarios localizaron sin ayuda los botones de iniciar, elegir modo y leer la introducción. En Level_Street el</w:delText>
        </w:r>
      </w:del>
      <w:ins w:id="770" w:author="David C. Perez Lopez" w:date="2026-07-15T13:24:00Z">
        <w:r>
          <w:rPr>
            <w:shd w:val="clear" w:color="auto" w:fill="FFFFFF"/>
          </w:rPr>
          <w:t>El</w:t>
        </w:r>
      </w:ins>
      <w:r w:rsidR="009B0E5E">
        <w:rPr>
          <w:shd w:val="clear" w:color="auto" w:fill="FFFFFF"/>
        </w:rPr>
        <w:t xml:space="preserve"> recorrido completo en modo </w:t>
      </w:r>
      <w:r w:rsidR="009B0E5E">
        <w:rPr>
          <w:shd w:val="clear" w:color="auto" w:fill="FFFFFF"/>
        </w:rPr>
        <w:t xml:space="preserve">discapacidad visual duró entre tres minutos veinte segundos y cinco minutos diez segundos. Los tres </w:t>
      </w:r>
      <w:del w:id="771" w:author="David C. Perez Lopez" w:date="2026-07-15T13:32:00Z">
        <w:r w:rsidR="009B0E5E" w:rsidDel="00135682">
          <w:rPr>
            <w:shd w:val="clear" w:color="auto" w:fill="FFFFFF"/>
          </w:rPr>
          <w:delText xml:space="preserve">compañeros </w:delText>
        </w:r>
      </w:del>
      <w:ins w:id="772" w:author="David C. Perez Lopez" w:date="2026-07-15T13:32:00Z">
        <w:r w:rsidR="00135682">
          <w:rPr>
            <w:shd w:val="clear" w:color="auto" w:fill="FFFFFF"/>
          </w:rPr>
          <w:t>usuarios</w:t>
        </w:r>
        <w:r w:rsidR="00135682">
          <w:rPr>
            <w:shd w:val="clear" w:color="auto" w:fill="FFFFFF"/>
          </w:rPr>
          <w:t xml:space="preserve"> </w:t>
        </w:r>
      </w:ins>
      <w:r w:rsidR="009B0E5E">
        <w:rPr>
          <w:shd w:val="clear" w:color="auto" w:fill="FFFFFF"/>
        </w:rPr>
        <w:t>completaron las tareas sin manual externo; dos pidieron subir el volumen del audio de objetivo, y tras ese ajuste los tres localizaron el metro t</w:t>
      </w:r>
      <w:r w:rsidR="009B0E5E">
        <w:rPr>
          <w:shd w:val="clear" w:color="auto" w:fill="FFFFFF"/>
        </w:rPr>
        <w:t>ambién por sonido en una segunda ronda. El pavimento táctil fue reconocido por el audio del bastón en todas las sesiones.</w:t>
      </w:r>
    </w:p>
    <w:p w14:paraId="5F4DD4B7" w14:textId="77777777" w:rsidR="00695C48" w:rsidRDefault="009B0E5E" w:rsidP="00166EBE">
      <w:pPr>
        <w:pStyle w:val="Ttulo3"/>
        <w:pPrChange w:id="773" w:author="David C. Perez Lopez" w:date="2026-07-16T00:20:00Z">
          <w:pPr>
            <w:pStyle w:val="NormalWeb"/>
            <w:widowControl/>
            <w:shd w:val="clear" w:color="auto" w:fill="FFFFFF"/>
            <w:spacing w:before="120" w:beforeAutospacing="0" w:after="60" w:afterAutospacing="0"/>
            <w:jc w:val="both"/>
          </w:pPr>
        </w:pPrChange>
      </w:pPr>
      <w:r>
        <w:rPr>
          <w:shd w:val="clear" w:color="auto" w:fill="FFFFFF"/>
        </w:rPr>
        <w:t>Menú e introducción</w:t>
      </w:r>
    </w:p>
    <w:p w14:paraId="47E6648B" w14:textId="6C0B1849" w:rsidR="00695C48" w:rsidRDefault="009B0E5E" w:rsidP="004E0D0F">
      <w:r>
        <w:rPr>
          <w:shd w:val="clear" w:color="auto" w:fill="FFFFFF"/>
        </w:rPr>
        <w:t xml:space="preserve">En </w:t>
      </w:r>
      <w:del w:id="774" w:author="David C. Perez Lopez" w:date="2026-07-15T13:37:00Z">
        <w:r w:rsidDel="000121DE">
          <w:rPr>
            <w:shd w:val="clear" w:color="auto" w:fill="FFFFFF"/>
          </w:rPr>
          <w:delText>Main.unity</w:delText>
        </w:r>
      </w:del>
      <w:ins w:id="775" w:author="David C. Perez Lopez" w:date="2026-07-15T13:37:00Z">
        <w:r w:rsidR="000121DE">
          <w:rPr>
            <w:shd w:val="clear" w:color="auto" w:fill="FFFFFF"/>
          </w:rPr>
          <w:t>la escena inicial</w:t>
        </w:r>
      </w:ins>
      <w:r>
        <w:rPr>
          <w:shd w:val="clear" w:color="auto" w:fill="FFFFFF"/>
        </w:rPr>
        <w:t xml:space="preserve"> ninguno de los tres participantes necesitó instrucciones externas para iniciar partida, abrir la sel</w:t>
      </w:r>
      <w:r>
        <w:rPr>
          <w:shd w:val="clear" w:color="auto" w:fill="FFFFFF"/>
        </w:rPr>
        <w:t>ección de modo visual o llegar al GameIntroPanel. Todos leyeron o escucharon con atención la introducción antes de entrar en la calle, lo que sugiere que el menú cumple su función de preparación y filtrado. La opción de ajustar volumen antes de jugar resul</w:t>
      </w:r>
      <w:r>
        <w:rPr>
          <w:shd w:val="clear" w:color="auto" w:fill="FFFFFF"/>
        </w:rPr>
        <w:t>tó especialmente útil en la segunda ronda, cuando dos participantes consideraron bajo el audio de objetivo en la primera pasada.</w:t>
      </w:r>
    </w:p>
    <w:p w14:paraId="6CAC1032" w14:textId="77777777" w:rsidR="00695C48" w:rsidRDefault="009B0E5E" w:rsidP="00166EBE">
      <w:pPr>
        <w:pStyle w:val="Ttulo3"/>
        <w:pPrChange w:id="776" w:author="David C. Perez Lopez" w:date="2026-07-16T00:20:00Z">
          <w:pPr>
            <w:pStyle w:val="NormalWeb"/>
            <w:widowControl/>
            <w:shd w:val="clear" w:color="auto" w:fill="FFFFFF"/>
            <w:spacing w:before="120" w:beforeAutospacing="0" w:after="60" w:afterAutospacing="0"/>
            <w:jc w:val="both"/>
          </w:pPr>
        </w:pPrChange>
      </w:pPr>
      <w:r>
        <w:rPr>
          <w:shd w:val="clear" w:color="auto" w:fill="FFFFFF"/>
        </w:rPr>
        <w:t>Tiempos, errores y comentarios</w:t>
      </w:r>
    </w:p>
    <w:p w14:paraId="1FF636FE" w14:textId="77777777" w:rsidR="00695C48" w:rsidRDefault="009B0E5E" w:rsidP="004E0D0F">
      <w:r>
        <w:rPr>
          <w:shd w:val="clear" w:color="auto" w:fill="FFFFFF"/>
        </w:rPr>
        <w:t>Los tiempos de recorrido completado oscilaron entre tres minutos veinte segundos y cinco minutos</w:t>
      </w:r>
      <w:r>
        <w:rPr>
          <w:shd w:val="clear" w:color="auto" w:fill="FFFFFF"/>
        </w:rPr>
        <w:t xml:space="preserve"> diez segundos en modo discapacidad visual. Las diferencias se explicaron más por cautela al cruzar que por bloqueos del software: nadie quedó atascado sin poder avanzar, aunque dos usuarios golpearon varios obstáculos en la acera inicial y uno perdió salu</w:t>
      </w:r>
      <w:r>
        <w:rPr>
          <w:shd w:val="clear" w:color="auto" w:fill="FFFFFF"/>
        </w:rPr>
        <w:t>d de forma significativa al permanecer demasiado tiempo en calzada. En la conversación posterior, los tres coincidieron en que la fase del cruce fue la más tensa y que el audio del semáforo ayudó a decidir cuándo avanzar, aunque uno indicó que al principio</w:t>
      </w:r>
      <w:r>
        <w:rPr>
          <w:shd w:val="clear" w:color="auto" w:fill="FFFFFF"/>
        </w:rPr>
        <w:t xml:space="preserve"> no supo distinguir si debía esperar al cambio de tono o moverse en cuanto dejara de oír tráfico cercano.</w:t>
      </w:r>
    </w:p>
    <w:p w14:paraId="43A8663F" w14:textId="77777777" w:rsidR="00695C48" w:rsidRDefault="009B0E5E" w:rsidP="00166EBE">
      <w:pPr>
        <w:pStyle w:val="Ttulo3"/>
        <w:pPrChange w:id="777" w:author="David C. Perez Lopez" w:date="2026-07-16T00:20:00Z">
          <w:pPr>
            <w:pStyle w:val="NormalWeb"/>
            <w:widowControl/>
            <w:shd w:val="clear" w:color="auto" w:fill="FFFFFF"/>
            <w:spacing w:before="120" w:beforeAutospacing="0" w:after="60" w:afterAutospacing="0"/>
            <w:jc w:val="both"/>
          </w:pPr>
        </w:pPrChange>
      </w:pPr>
      <w:r>
        <w:rPr>
          <w:shd w:val="clear" w:color="auto" w:fill="FFFFFF"/>
        </w:rPr>
        <w:t>Orientación hacia el metro y lectura del entorno</w:t>
      </w:r>
    </w:p>
    <w:p w14:paraId="2E674CAA" w14:textId="389A9D7D" w:rsidR="00695C48" w:rsidRDefault="009B0E5E" w:rsidP="004E0D0F">
      <w:r>
        <w:rPr>
          <w:shd w:val="clear" w:color="auto" w:fill="FFFFFF"/>
        </w:rPr>
        <w:t>Tras ajustar el volumen del objetivo, los tres participantes localizaron la entrada del metro en la s</w:t>
      </w:r>
      <w:r>
        <w:rPr>
          <w:shd w:val="clear" w:color="auto" w:fill="FFFFFF"/>
        </w:rPr>
        <w:t>egunda ronda sin depender del marcador verde, apoyándose en el audio espacial. El pavimento táctil fue reconocido en todas las sesiones por el cambio de sonido del bastón, lo que reforzó la idea de que un apoyo podotáctil simplificado también puede comunic</w:t>
      </w:r>
      <w:r>
        <w:rPr>
          <w:shd w:val="clear" w:color="auto" w:fill="FFFFFF"/>
        </w:rPr>
        <w:t>arse en la simulación. En cambio, la entrada del metro resultó menos evidente en la primera ronda, cuando el objetivo sonoro competía con el ruido del entorno urbano; ese resultado justificó elevar la prioridad del audio de meta en el mezclador</w:t>
      </w:r>
      <w:del w:id="778" w:author="David C. Perez Lopez" w:date="2026-07-15T13:39:00Z">
        <w:r w:rsidDel="00D06BA8">
          <w:rPr>
            <w:shd w:val="clear" w:color="auto" w:fill="FFFFFF"/>
          </w:rPr>
          <w:delText>, como ya se</w:delText>
        </w:r>
        <w:r w:rsidDel="00D06BA8">
          <w:rPr>
            <w:shd w:val="clear" w:color="auto" w:fill="FFFFFF"/>
          </w:rPr>
          <w:delText xml:space="preserve"> indicó en el apartado 5.3</w:delText>
        </w:r>
      </w:del>
      <w:r>
        <w:rPr>
          <w:shd w:val="clear" w:color="auto" w:fill="FFFFFF"/>
        </w:rPr>
        <w:t>.</w:t>
      </w:r>
    </w:p>
    <w:p w14:paraId="4BF4DE10" w14:textId="77777777" w:rsidR="00695C48" w:rsidRDefault="009B0E5E" w:rsidP="004E0D0F">
      <w:r>
        <w:rPr>
          <w:shd w:val="clear" w:color="auto" w:fill="FFFFFF"/>
        </w:rPr>
        <w:t>Conviene matizar el alcance de estas pruebas. La validación se realizó con tres personas sin discapacidad visual y sin cuestionario formal; por tanto, sirve para detectar problemas iniciales de claridad y estabilidad, pero no pe</w:t>
      </w:r>
      <w:r>
        <w:rPr>
          <w:shd w:val="clear" w:color="auto" w:fill="FFFFFF"/>
        </w:rPr>
        <w:t>rmite extraer conclusiones clínicas ni de accesibilidad universal. En las sesiones realizadas, los participantes pudieron comprender el flujo básico, utilizar los apoyos no visuales y completar una demostración en aula o laboratorio con intervenciones exte</w:t>
      </w:r>
      <w:r>
        <w:rPr>
          <w:shd w:val="clear" w:color="auto" w:fill="FFFFFF"/>
        </w:rPr>
        <w:t>rnas limitadas. Estos resultados deben considerarse indicios preliminares y no una validación generalizable.</w:t>
      </w:r>
    </w:p>
    <w:p w14:paraId="0BF7F085" w14:textId="77777777" w:rsidR="00695C48" w:rsidRDefault="009B0E5E">
      <w:r>
        <w:br w:type="page"/>
      </w:r>
    </w:p>
    <w:p w14:paraId="41D2D696" w14:textId="37EE4790" w:rsidR="00695C48" w:rsidRDefault="009B0E5E">
      <w:pPr>
        <w:pStyle w:val="Ttulo1"/>
      </w:pPr>
      <w:bookmarkStart w:id="779" w:name="_Toc234946586"/>
      <w:r>
        <w:lastRenderedPageBreak/>
        <w:t>Resultados</w:t>
      </w:r>
      <w:bookmarkEnd w:id="779"/>
    </w:p>
    <w:p w14:paraId="507F2224" w14:textId="77777777" w:rsidR="00695C48" w:rsidRDefault="009B0E5E" w:rsidP="004E0D0F">
      <w:r>
        <w:rPr>
          <w:shd w:val="clear" w:color="auto" w:fill="FFFFFF"/>
        </w:rPr>
        <w:t>Tras el desarrollo y las pruebas descritas en el capítulo anterior, en este apartado se presentan los resultados alcanzados por VLVS</w:t>
      </w:r>
      <w:r>
        <w:rPr>
          <w:shd w:val="clear" w:color="auto" w:fill="FFFFFF"/>
        </w:rPr>
        <w:t>: Un Paso a Ciegas. No se trata de una evaluación clínica ni de un estudio con una muestra amplia de personas con discapacidad visual, sino de una valoración del prototipo como TFG: en qué medida responde a los objetivos planteados al inicio, qué comportam</w:t>
      </w:r>
      <w:r>
        <w:rPr>
          <w:shd w:val="clear" w:color="auto" w:fill="FFFFFF"/>
        </w:rPr>
        <w:t>iento mostró en las pruebas y qué limitaciones quedan abiertas.</w:t>
      </w:r>
    </w:p>
    <w:p w14:paraId="384D9D44" w14:textId="658B0E86" w:rsidR="00695C48" w:rsidDel="002920DB" w:rsidRDefault="009B0E5E" w:rsidP="004E0D0F">
      <w:pPr>
        <w:rPr>
          <w:del w:id="780" w:author="David C. Perez Lopez" w:date="2026-07-15T11:39:00Z"/>
        </w:rPr>
      </w:pPr>
      <w:del w:id="781" w:author="David C. Perez Lopez" w:date="2026-07-15T11:39:00Z">
        <w:r w:rsidDel="002920DB">
          <w:rPr>
            <w:shd w:val="clear" w:color="auto" w:fill="FFFFFF"/>
          </w:rPr>
          <w:delText>El capítulo se organiza en cuatro bloques. Primero se revisa el cumplimiento de los objetivos definidos en el apartado 1.2. Después se sintetizan los datos más relevantes de las pruebas con us</w:delText>
        </w:r>
        <w:r w:rsidDel="002920DB">
          <w:rPr>
            <w:shd w:val="clear" w:color="auto" w:fill="FFFFFF"/>
          </w:rPr>
          <w:delText>uarios y de las sesiones de control. A continuación se sitúa el prototipo frente a las soluciones analizadas en el apartado 2.4. Por último se enumeran los entregables concretos y el estado en el que queda la build al cierre del trabajo. La intención no es</w:delText>
        </w:r>
        <w:r w:rsidDel="002920DB">
          <w:rPr>
            <w:shd w:val="clear" w:color="auto" w:fill="FFFFFF"/>
          </w:rPr>
          <w:delText xml:space="preserve"> presentar un resultado definitivo, sino demostrar que el TFG ha producido un artefacto funcional, evaluable y útil para sensibilización en un contexto académico.</w:delText>
        </w:r>
      </w:del>
    </w:p>
    <w:p w14:paraId="1496F98C" w14:textId="1ED6FD8A" w:rsidR="00695C48" w:rsidDel="008A2766" w:rsidRDefault="009B0E5E">
      <w:pPr>
        <w:pStyle w:val="Ttulo2"/>
        <w:rPr>
          <w:del w:id="782" w:author="David C. Perez Lopez" w:date="2026-07-15T09:43:00Z"/>
        </w:rPr>
      </w:pPr>
      <w:bookmarkStart w:id="783" w:name="_Toc234946587"/>
      <w:commentRangeStart w:id="784"/>
      <w:del w:id="785" w:author="David C. Perez Lopez" w:date="2026-07-15T09:43:00Z">
        <w:r w:rsidDel="008A2766">
          <w:delText>7.1 Cumplimiento de los objetivos</w:delText>
        </w:r>
        <w:bookmarkEnd w:id="783"/>
      </w:del>
    </w:p>
    <w:p w14:paraId="7EF01A0A" w14:textId="416CC2CC" w:rsidR="00695C48" w:rsidDel="008A2766" w:rsidRDefault="009B0E5E" w:rsidP="004E0D0F">
      <w:pPr>
        <w:rPr>
          <w:del w:id="786" w:author="David C. Perez Lopez" w:date="2026-07-15T09:43:00Z"/>
        </w:rPr>
      </w:pPr>
      <w:del w:id="787" w:author="David C. Perez Lopez" w:date="2026-07-15T09:43:00Z">
        <w:r w:rsidDel="008A2766">
          <w:rPr>
            <w:shd w:val="clear" w:color="auto" w:fill="FFFFFF"/>
          </w:rPr>
          <w:delText xml:space="preserve">Al revisar el prototipo final frente a lo definido en el </w:delText>
        </w:r>
        <w:r w:rsidDel="008A2766">
          <w:rPr>
            <w:shd w:val="clear" w:color="auto" w:fill="FFFFFF"/>
          </w:rPr>
          <w:delText xml:space="preserve">capítulo 1, el trabajo ha conseguido traducir la revisión bibliográfica en una experiencia jugable concreta. Level_Street comunica la secuencia acera–cruce–metro sin plano externo. Los tres modos del menú de selección alteran de forma clara la percepción, </w:delText>
        </w:r>
        <w:r w:rsidDel="008A2766">
          <w:rPr>
            <w:shd w:val="clear" w:color="auto" w:fill="FFFFFF"/>
          </w:rPr>
          <w:delText>siendo el modo discapacidad visual con desenfoque el más equilibrado para una primera sesión y el modo de enfermedades visuales el más exigente.</w:delText>
        </w:r>
      </w:del>
    </w:p>
    <w:p w14:paraId="5C23FBF3" w14:textId="0923A17F" w:rsidR="00695C48" w:rsidDel="008A2766" w:rsidRDefault="009B0E5E" w:rsidP="004E0D0F">
      <w:pPr>
        <w:rPr>
          <w:del w:id="788" w:author="David C. Perez Lopez" w:date="2026-07-15T09:43:00Z"/>
        </w:rPr>
      </w:pPr>
      <w:del w:id="789" w:author="David C. Perez Lopez" w:date="2026-07-15T09:43:00Z">
        <w:r w:rsidDel="008A2766">
          <w:rPr>
            <w:shd w:val="clear" w:color="auto" w:fill="FFFFFF"/>
          </w:rPr>
          <w:delText>En cuanto al objetivo general —diseñar y desarrollar un prototipo de RV para sensibilizar sobre la movilidad ur</w:delText>
        </w:r>
        <w:r w:rsidDel="008A2766">
          <w:rPr>
            <w:shd w:val="clear" w:color="auto" w:fill="FFFFFF"/>
          </w:rPr>
          <w:delText>bana con visión reducida—, el resultado es un simulador demostrable que recorre un fragmento de ciudad con tareas, riesgo y apoyos no visuales. No alcanza la profundidad de una herramienta profesional de rehabilitación, pero sí cumple la finalidad formativ</w:delText>
        </w:r>
        <w:r w:rsidDel="008A2766">
          <w:rPr>
            <w:shd w:val="clear" w:color="auto" w:fill="FFFFFF"/>
          </w:rPr>
          <w:delText>a prevista: situar al público general en una situación concreta donde la limitación visual condiciona decisiones de desplazamiento y favorece la reflexión sobre accesibilidad.</w:delText>
        </w:r>
      </w:del>
    </w:p>
    <w:p w14:paraId="6B857F1A" w14:textId="019091F7" w:rsidR="00695C48" w:rsidDel="008A2766" w:rsidRDefault="009B0E5E" w:rsidP="004E0D0F">
      <w:pPr>
        <w:rPr>
          <w:del w:id="790" w:author="David C. Perez Lopez" w:date="2026-07-15T09:43:00Z"/>
        </w:rPr>
      </w:pPr>
      <w:del w:id="791" w:author="David C. Perez Lopez" w:date="2026-07-15T09:43:00Z">
        <w:r w:rsidDel="008A2766">
          <w:rPr>
            <w:shd w:val="clear" w:color="auto" w:fill="FFFFFF"/>
          </w:rPr>
          <w:delText xml:space="preserve">Los objetivos específicos también encuentran respuesta en el producto final. La </w:delText>
        </w:r>
        <w:r w:rsidDel="008A2766">
          <w:rPr>
            <w:shd w:val="clear" w:color="auto" w:fill="FFFFFF"/>
          </w:rPr>
          <w:delText>revisión bibliográfica del capítulo 2 y la fundamentación del capítulo 3 orientaron las decisiones de diseño sobre accesibilidad urbana, apoyos no visuales y uso pedagógico de la RV. El análisis de soluciones existentes en el apartado 2.4 permitió distingu</w:delText>
        </w:r>
        <w:r w:rsidDel="008A2766">
          <w:rPr>
            <w:shd w:val="clear" w:color="auto" w:fill="FFFFFF"/>
          </w:rPr>
          <w:delText>ir entre simuladores centrados en síntomas oculares, experiencias de sensibilización y propuestas más cercanas a la movilidad inmersiva; de ese contraste surgieron las prioridades de VLVS: recorrido estructurado, tareas secuenciales e integración de bastón</w:delText>
        </w:r>
        <w:r w:rsidDel="008A2766">
          <w:rPr>
            <w:shd w:val="clear" w:color="auto" w:fill="FFFFFF"/>
          </w:rPr>
          <w:delText>, audio y semáforos sonoros.</w:delText>
        </w:r>
      </w:del>
    </w:p>
    <w:p w14:paraId="7B6A02E0" w14:textId="2B7EFD19" w:rsidR="00695C48" w:rsidDel="008A2766" w:rsidRDefault="009B0E5E" w:rsidP="004E0D0F">
      <w:pPr>
        <w:rPr>
          <w:del w:id="792" w:author="David C. Perez Lopez" w:date="2026-07-15T09:43:00Z"/>
        </w:rPr>
      </w:pPr>
      <w:del w:id="793" w:author="David C. Perez Lopez" w:date="2026-07-15T09:43:00Z">
        <w:r w:rsidDel="008A2766">
          <w:rPr>
            <w:shd w:val="clear" w:color="auto" w:fill="FFFFFF"/>
          </w:rPr>
          <w:delText>La experiencia inmersiva urbana quedó materializada en Main.unity y Level_Street.unity. El menú prepara la sesión y el nivel concentra acera, cruce, tráfico, obstáculos y entrada de metro en un tramo cerrado y reconocible. El a</w:delText>
        </w:r>
        <w:r w:rsidDel="008A2766">
          <w:rPr>
            <w:shd w:val="clear" w:color="auto" w:fill="FFFFFF"/>
          </w:rPr>
          <w:delText>vance se orienta mediante la lista de tareas, el audio espacial y los elementos del entorno, sin mapa, línea de ruta visible, registro de trayectoria ni representación del recorrido en la pantalla de resultados.</w:delText>
        </w:r>
      </w:del>
    </w:p>
    <w:p w14:paraId="2CFD4416" w14:textId="2D39953D" w:rsidR="00695C48" w:rsidDel="008A2766" w:rsidRDefault="009B0E5E" w:rsidP="004E0D0F">
      <w:pPr>
        <w:rPr>
          <w:del w:id="794" w:author="David C. Perez Lopez" w:date="2026-07-15T09:43:00Z"/>
        </w:rPr>
      </w:pPr>
      <w:del w:id="795" w:author="David C. Perez Lopez" w:date="2026-07-15T09:43:00Z">
        <w:r w:rsidDel="008A2766">
          <w:rPr>
            <w:shd w:val="clear" w:color="auto" w:fill="FFFFFF"/>
          </w:rPr>
          <w:delText>Los modos de visión reducida se implementaro</w:delText>
        </w:r>
        <w:r w:rsidDel="008A2766">
          <w:rPr>
            <w:shd w:val="clear" w:color="auto" w:fill="FFFFFF"/>
          </w:rPr>
          <w:delText xml:space="preserve">n mediante VisionModeManager y tres overlays </w:delText>
        </w:r>
        <w:r w:rsidDel="008A2766">
          <w:rPr>
            <w:shd w:val="clear" w:color="auto" w:fill="FFFFFF"/>
          </w:rPr>
          <w:lastRenderedPageBreak/>
          <w:delText>diferenciados. Según la observación realizada durante las pruebas, cada modo modificó de forma perceptible la lectura del entorno. En las sesiones realizadas, el modo discapacidad visual tendió a resultar más ad</w:delText>
        </w:r>
        <w:r w:rsidDel="008A2766">
          <w:rPr>
            <w:shd w:val="clear" w:color="auto" w:fill="FFFFFF"/>
          </w:rPr>
          <w:delText>ecuado para una primera toma de contacto, mientras que el modo de enfermedades visuales requirió más correcciones y una mayor dependencia del audio y del bastón. Estas observaciones describen el comportamiento de la muestra probada y no permiten establecer</w:delText>
        </w:r>
        <w:r w:rsidDel="008A2766">
          <w:rPr>
            <w:shd w:val="clear" w:color="auto" w:fill="FFFFFF"/>
          </w:rPr>
          <w:delText xml:space="preserve"> una clasificación general de dificultad.</w:delText>
        </w:r>
      </w:del>
    </w:p>
    <w:p w14:paraId="0B29CB73" w14:textId="1DA10E83" w:rsidR="00695C48" w:rsidDel="008A2766" w:rsidRDefault="009B0E5E" w:rsidP="004E0D0F">
      <w:pPr>
        <w:rPr>
          <w:del w:id="796" w:author="David C. Perez Lopez" w:date="2026-07-15T09:43:00Z"/>
        </w:rPr>
      </w:pPr>
      <w:del w:id="797" w:author="David C. Perez Lopez" w:date="2026-07-15T09:43:00Z">
        <w:r w:rsidDel="008A2766">
          <w:rPr>
            <w:shd w:val="clear" w:color="auto" w:fill="FFFFFF"/>
          </w:rPr>
          <w:delText>El sistema de interacción accesible integró señales visuales limitadas —HUD, marcador de tarea activa— con audio espacial de meta y peligro, vibración del bastón y señal sonora del cruce. La interacción no visual d</w:delText>
        </w:r>
        <w:r w:rsidDel="008A2766">
          <w:rPr>
            <w:shd w:val="clear" w:color="auto" w:fill="FFFFFF"/>
          </w:rPr>
          <w:delText>iferenció claramente las versiones finales de las primeras iteraciones. En las conversaciones informales posteriores a las pruebas, los compañeros señalaron el audio de objetivo y la vibración del bastón como los apoyos más útiles, por delante del marcador</w:delText>
        </w:r>
        <w:r w:rsidDel="008A2766">
          <w:rPr>
            <w:shd w:val="clear" w:color="auto" w:fill="FFFFFF"/>
          </w:rPr>
          <w:delText xml:space="preserve"> verde. Esa preferencia refuerza la idea defendida en el capítulo 3: cuando la vista deja de ser fiable, otros canales adquieren protagonismo.</w:delText>
        </w:r>
      </w:del>
    </w:p>
    <w:p w14:paraId="5D6EAAE1" w14:textId="75EC4589" w:rsidR="00695C48" w:rsidDel="008A2766" w:rsidRDefault="009B0E5E" w:rsidP="004E0D0F">
      <w:pPr>
        <w:rPr>
          <w:del w:id="798" w:author="David C. Perez Lopez" w:date="2026-07-15T09:43:00Z"/>
        </w:rPr>
      </w:pPr>
      <w:del w:id="799" w:author="David C. Perez Lopez" w:date="2026-07-15T09:43:00Z">
        <w:r w:rsidDel="008A2766">
          <w:rPr>
            <w:shd w:val="clear" w:color="auto" w:fill="FFFFFF"/>
          </w:rPr>
          <w:delText xml:space="preserve">La estructura por tareas progresivas quedó resuelta con TaskManager, tres </w:delText>
        </w:r>
        <w:r w:rsidDel="008A2766">
          <w:rPr>
            <w:shd w:val="clear" w:color="auto" w:fill="FFFFFF"/>
          </w:rPr>
          <w:delText>ObjectiveTriggerZone (activadores de objetivo) y pantalla final de resultados. El usuario no puede saltar fases ni completar el recorrido sin pasar por acera, cruce y búsqueda del metro. La pantalla de resultados de la Figura 2, con cuarenta coma siete seg</w:delText>
        </w:r>
        <w:r w:rsidDel="008A2766">
          <w:rPr>
            <w:shd w:val="clear" w:color="auto" w:fill="FFFFFF"/>
          </w:rPr>
          <w:delText>undos, cinco colisiones y tres pistas en una sesión de éxito, cierra la experiencia con datos concretos para comentar en un taller. Esa captura corresponde a una sesión concreta de control; en las pruebas con usuarios los tiempos fueron más largos, pero la</w:delText>
        </w:r>
        <w:r w:rsidDel="008A2766">
          <w:rPr>
            <w:shd w:val="clear" w:color="auto" w:fill="FFFFFF"/>
          </w:rPr>
          <w:delText xml:space="preserve"> lógica de cierre —tiempo, colisiones y pistas— se mantuvo estable en todos los casos. Además, comprobé que el contacto con los peatones reduce la salud del jugador sin alterar el orden de las tareas.</w:delText>
        </w:r>
      </w:del>
    </w:p>
    <w:p w14:paraId="799E6B1A" w14:textId="1916188D" w:rsidR="00695C48" w:rsidDel="008A2766" w:rsidRDefault="009B0E5E" w:rsidP="004E0D0F">
      <w:pPr>
        <w:rPr>
          <w:del w:id="800" w:author="David C. Perez Lopez" w:date="2026-07-15T09:43:00Z"/>
        </w:rPr>
      </w:pPr>
      <w:del w:id="801" w:author="David C. Perez Lopez" w:date="2026-07-15T09:43:00Z">
        <w:r w:rsidDel="008A2766">
          <w:rPr>
            <w:shd w:val="clear" w:color="auto" w:fill="FFFFFF"/>
          </w:rPr>
          <w:delText>Por último, la evaluación técnica y de experiencia se a</w:delText>
        </w:r>
        <w:r w:rsidDel="008A2766">
          <w:rPr>
            <w:shd w:val="clear" w:color="auto" w:fill="FFFFFF"/>
          </w:rPr>
          <w:delText xml:space="preserve">bordó en el capítulo 6. Se comprobó la persistencia de ajustes, el orden de las tareas, el comportamiento del tráfico y el rendimiento con Profiler, y se observó la comprensión del flujo por parte de tres participantes externos. La prueba no constituyó un </w:delText>
        </w:r>
        <w:r w:rsidDel="008A2766">
          <w:rPr>
            <w:shd w:val="clear" w:color="auto" w:fill="FFFFFF"/>
          </w:rPr>
          <w:delText>estudio formal, pero permitió verificar el funcionamiento del prototipo en el entorno de laboratorio e identificar mejoras concretas a partir de las sesiones realizadas.</w:delText>
        </w:r>
      </w:del>
      <w:commentRangeEnd w:id="784"/>
      <w:r w:rsidR="009C3EF1">
        <w:rPr>
          <w:rStyle w:val="Refdecomentario"/>
        </w:rPr>
        <w:commentReference w:id="784"/>
      </w:r>
    </w:p>
    <w:p w14:paraId="14985342" w14:textId="5F20472D" w:rsidR="00166EBE" w:rsidRDefault="00166EBE">
      <w:pPr>
        <w:pStyle w:val="Ttulo2"/>
        <w:rPr>
          <w:ins w:id="802" w:author="David C. Perez Lopez" w:date="2026-07-16T00:23:00Z"/>
        </w:rPr>
      </w:pPr>
      <w:bookmarkStart w:id="803" w:name="_Toc234946588"/>
      <w:ins w:id="804" w:author="David C. Perez Lopez" w:date="2026-07-16T00:22:00Z">
        <w:r>
          <w:t>Capturas del sistema desarrollado</w:t>
        </w:r>
      </w:ins>
    </w:p>
    <w:p w14:paraId="74577C49" w14:textId="27DB7806" w:rsidR="00166EBE" w:rsidRPr="00166EBE" w:rsidRDefault="00166EBE" w:rsidP="00166EBE">
      <w:pPr>
        <w:rPr>
          <w:ins w:id="805" w:author="David C. Perez Lopez" w:date="2026-07-16T00:22:00Z"/>
        </w:rPr>
      </w:pPr>
      <w:commentRangeStart w:id="806"/>
      <w:ins w:id="807" w:author="David C. Perez Lopez" w:date="2026-07-16T00:23:00Z">
        <w:r w:rsidRPr="00166EBE">
          <w:t>A continuación, se presentan capturas correspondientes a diferentes etapas de funcionamiento del sistema, con el objetivo de ilustrar el comportamiento de</w:t>
        </w:r>
      </w:ins>
      <w:ins w:id="808" w:author="David C. Perez Lopez" w:date="2026-07-16T00:24:00Z">
        <w:r>
          <w:t xml:space="preserve">l sistema </w:t>
        </w:r>
      </w:ins>
      <w:ins w:id="809" w:author="David C. Perez Lopez" w:date="2026-07-16T00:23:00Z">
        <w:r w:rsidRPr="00166EBE">
          <w:t xml:space="preserve">en los distintos escenarios </w:t>
        </w:r>
      </w:ins>
      <w:ins w:id="810" w:author="David C. Perez Lopez" w:date="2026-07-16T00:24:00Z">
        <w:r>
          <w:t>desarrollados</w:t>
        </w:r>
      </w:ins>
      <w:ins w:id="811" w:author="David C. Perez Lopez" w:date="2026-07-16T00:23:00Z">
        <w:r w:rsidRPr="00166EBE">
          <w:t>.</w:t>
        </w:r>
      </w:ins>
      <w:commentRangeEnd w:id="806"/>
      <w:ins w:id="812" w:author="David C. Perez Lopez" w:date="2026-07-16T00:25:00Z">
        <w:r>
          <w:rPr>
            <w:rStyle w:val="Refdecomentario"/>
          </w:rPr>
          <w:commentReference w:id="806"/>
        </w:r>
      </w:ins>
    </w:p>
    <w:p w14:paraId="4D7FBDD4" w14:textId="0936C10A" w:rsidR="00695C48" w:rsidRDefault="009B0E5E">
      <w:pPr>
        <w:pStyle w:val="Ttulo2"/>
      </w:pPr>
      <w:r>
        <w:t>Resultados de las pruebas con usuarios</w:t>
      </w:r>
      <w:bookmarkEnd w:id="803"/>
    </w:p>
    <w:p w14:paraId="38A251BF" w14:textId="0FC8D125" w:rsidR="00695C48" w:rsidRDefault="009B0E5E" w:rsidP="004E0D0F">
      <w:r>
        <w:rPr>
          <w:shd w:val="clear" w:color="auto" w:fill="FFFFFF"/>
        </w:rPr>
        <w:t>Las sesiones con usuarios fueron breves y o</w:t>
      </w:r>
      <w:r>
        <w:rPr>
          <w:shd w:val="clear" w:color="auto" w:fill="FFFFFF"/>
        </w:rPr>
        <w:t>rientadas a detectar problemas de claridad. Se invitó a tres compañeros del grado y se completaron además sesiones de control. En modo discapacidad visual se registraron recorridos completos con tiempos entre poco más de tres minutos y algo más de seis, se</w:t>
      </w:r>
      <w:r>
        <w:rPr>
          <w:shd w:val="clear" w:color="auto" w:fill="FFFFFF"/>
        </w:rPr>
        <w:t>gún la familiaridad con la locomoción en RV. Las colisiones medias con obstáculos físicos se situaron en torno a dos por partida. En modo de enfermedades visuales varios intentos terminaron en fracaso por salud agotada en la calzada</w:t>
      </w:r>
      <w:commentRangeStart w:id="813"/>
      <w:del w:id="814" w:author="David C. Perez Lopez" w:date="2026-07-16T00:31:00Z">
        <w:r w:rsidDel="007F1774">
          <w:rPr>
            <w:shd w:val="clear" w:color="auto" w:fill="FFFFFF"/>
          </w:rPr>
          <w:delText>, como ilustra la Figura</w:delText>
        </w:r>
        <w:r w:rsidDel="007F1774">
          <w:rPr>
            <w:shd w:val="clear" w:color="auto" w:fill="FFFFFF"/>
          </w:rPr>
          <w:delText xml:space="preserve"> 3</w:delText>
        </w:r>
      </w:del>
      <w:commentRangeEnd w:id="813"/>
      <w:r w:rsidR="007F1774">
        <w:rPr>
          <w:rStyle w:val="Refdecomentario"/>
        </w:rPr>
        <w:commentReference w:id="813"/>
      </w:r>
      <w:r>
        <w:rPr>
          <w:shd w:val="clear" w:color="auto" w:fill="FFFFFF"/>
        </w:rPr>
        <w:t>.</w:t>
      </w:r>
    </w:p>
    <w:p w14:paraId="4626DD29" w14:textId="77777777" w:rsidR="00695C48" w:rsidRDefault="009B0E5E" w:rsidP="004E0D0F">
      <w:r>
        <w:rPr>
          <w:shd w:val="clear" w:color="auto" w:fill="FFFFFF"/>
        </w:rPr>
        <w:t xml:space="preserve">Las pruebas externas se realizaron en un único entorno controlado, con una sesión principal por </w:t>
      </w:r>
      <w:r>
        <w:rPr>
          <w:shd w:val="clear" w:color="auto" w:fill="FFFFFF"/>
        </w:rPr>
        <w:lastRenderedPageBreak/>
        <w:t>participante y, en dos casos, una segunda ronda tras aumentar el volumen del audio de objetivo. Ninguno de los tres había visto el proyecto con anterioridad</w:t>
      </w:r>
      <w:r>
        <w:rPr>
          <w:shd w:val="clear" w:color="auto" w:fill="FFFFFF"/>
        </w:rPr>
        <w:t xml:space="preserve"> ni declaraba experiencia habitual con discapacidad visual. Los tres completaron las tareas en la primera o segunda pasada en modo discapacidad visual. En el contexto limitado de estas sesiones, este resultado sugiere que el flujo de menús, la introducción</w:t>
      </w:r>
      <w:r>
        <w:rPr>
          <w:shd w:val="clear" w:color="auto" w:fill="FFFFFF"/>
        </w:rPr>
        <w:t xml:space="preserve"> y la secuencia de objetivos podían comprenderse con intervenciones externas limitadas.</w:t>
      </w:r>
    </w:p>
    <w:p w14:paraId="5BFF4064" w14:textId="77777777" w:rsidR="00695C48" w:rsidRDefault="009B0E5E" w:rsidP="004E0D0F">
      <w:r>
        <w:rPr>
          <w:shd w:val="clear" w:color="auto" w:fill="FFFFFF"/>
        </w:rPr>
        <w:t>En cuanto a tiempos, el rango observado —entre tres minutos veinte segundos y algo más de seis minutos— respondió más a la cautela individual que a bloqueos del softwar</w:t>
      </w:r>
      <w:r>
        <w:rPr>
          <w:shd w:val="clear" w:color="auto" w:fill="FFFFFF"/>
        </w:rPr>
        <w:t>e. Los participantes con más experiencia en RV avanzaron con mayor fluidez por la acera inicial; los menos habituados dedicaron más tiempo a explorar con el bastón antes de internarse en el cruce. En las sesiones de control se repitió el recorrido en los t</w:t>
      </w:r>
      <w:r>
        <w:rPr>
          <w:shd w:val="clear" w:color="auto" w:fill="FFFFFF"/>
        </w:rPr>
        <w:t>res modos: el modo para baja visión permitió completar la ruta con menor estrés, mientras que el modo de enfermedades visuales exigió más correcciones de trayectoria y mayor dependencia del audio de meta en la fase final hacia el metro.</w:t>
      </w:r>
    </w:p>
    <w:p w14:paraId="6A5615A4" w14:textId="4460A559" w:rsidR="00695C48" w:rsidRDefault="009B0E5E" w:rsidP="004E0D0F">
      <w:r>
        <w:rPr>
          <w:shd w:val="clear" w:color="auto" w:fill="FFFFFF"/>
        </w:rPr>
        <w:t>Respecto a colision</w:t>
      </w:r>
      <w:r>
        <w:rPr>
          <w:shd w:val="clear" w:color="auto" w:fill="FFFFFF"/>
        </w:rPr>
        <w:t>es y errores, la media de unas dos colisiones físicas por partida se explica sobre todo por impactos con contenedores y mobiliario urbano en la acera inicial. Un participante perdió salud de forma significativa al permanecer demasiado tiempo en calzada, lo</w:t>
      </w:r>
      <w:r>
        <w:rPr>
          <w:shd w:val="clear" w:color="auto" w:fill="FFFFFF"/>
        </w:rPr>
        <w:t xml:space="preserve"> que activó tanto DangerZone como el audio de peligro. En modo de enfermedades visuales varios intentos terminaron en fracaso antes de alcanzar la meta, no por confusión con las tareas, sino por acumulación de daño en el cruce. </w:t>
      </w:r>
      <w:del w:id="815" w:author="David C. Perez Lopez" w:date="2026-07-16T00:37:00Z">
        <w:r w:rsidDel="004B7F81">
          <w:rPr>
            <w:shd w:val="clear" w:color="auto" w:fill="FFFFFF"/>
          </w:rPr>
          <w:delText>La Figura 3 recoge uno de es</w:delText>
        </w:r>
        <w:r w:rsidDel="004B7F81">
          <w:rPr>
            <w:shd w:val="clear" w:color="auto" w:fill="FFFFFF"/>
          </w:rPr>
          <w:delText>os cierres fallidos, donde la pantalla de resultados indica salud agotada y permite relacionar el fracaso con una decisión concreta en la calzada.</w:delText>
        </w:r>
      </w:del>
    </w:p>
    <w:p w14:paraId="03892234" w14:textId="77777777" w:rsidR="00695C48" w:rsidRDefault="009B0E5E" w:rsidP="004E0D0F">
      <w:r>
        <w:rPr>
          <w:shd w:val="clear" w:color="auto" w:fill="FFFFFF"/>
        </w:rPr>
        <w:t>Los comentarios posteriores convergieron en tres puntos. Primero, el cruce fue la fase más tensa y el audio d</w:t>
      </w:r>
      <w:r>
        <w:rPr>
          <w:shd w:val="clear" w:color="auto" w:fill="FFFFFF"/>
        </w:rPr>
        <w:t>el semáforo resultó útil, aunque uno de los participantes necesitó una segunda sesión para interpretar con confianza cuándo avanzar. Segundo, el audio de objetivo fue decisivo para localizar el metro una vez superado el cruce, especialmente tras aumentar s</w:t>
      </w:r>
      <w:r>
        <w:rPr>
          <w:shd w:val="clear" w:color="auto" w:fill="FFFFFF"/>
        </w:rPr>
        <w:t>u volumen en ajustes. Tercero, el pavimento táctil se reconoció de forma consistente por el cambio de sonido del bastón, lo que abrió conversaciones sobre el valor del podotáctil incluso en una simulación simplificada.</w:t>
      </w:r>
    </w:p>
    <w:p w14:paraId="3EF1CE67" w14:textId="77777777" w:rsidR="00695C48" w:rsidRDefault="009B0E5E" w:rsidP="004E0D0F">
      <w:r>
        <w:rPr>
          <w:shd w:val="clear" w:color="auto" w:fill="FFFFFF"/>
        </w:rPr>
        <w:t>Estos resultados deben leerse con cau</w:t>
      </w:r>
      <w:r>
        <w:rPr>
          <w:shd w:val="clear" w:color="auto" w:fill="FFFFFF"/>
        </w:rPr>
        <w:t>tela. Tres participantes sin discapacidad visual y sin un instrumento de evaluación estandarizado no permiten generalizar sobre accesibilidad real ni sobre aprendizaje a largo plazo. Las sesiones sí permitieron observar que los participantes utilizaron los</w:t>
      </w:r>
      <w:r>
        <w:rPr>
          <w:shd w:val="clear" w:color="auto" w:fill="FFFFFF"/>
        </w:rPr>
        <w:t xml:space="preserve"> apoyos no visuales y que parámetros como el volumen del objetivo, la intensidad háptica y la claridad del cambio de señal influyeron en su interacción con el prototipo.</w:t>
      </w:r>
    </w:p>
    <w:p w14:paraId="5D881105" w14:textId="267D6444" w:rsidR="00695C48" w:rsidRDefault="009B0E5E">
      <w:pPr>
        <w:pStyle w:val="Ttulo2"/>
      </w:pPr>
      <w:bookmarkStart w:id="816" w:name="_Toc234946589"/>
      <w:r>
        <w:t>Comparación con soluciones de referencia</w:t>
      </w:r>
      <w:bookmarkEnd w:id="816"/>
    </w:p>
    <w:p w14:paraId="4801D138" w14:textId="77777777" w:rsidR="00695C48" w:rsidRDefault="009B0E5E" w:rsidP="004E0D0F">
      <w:r>
        <w:rPr>
          <w:shd w:val="clear" w:color="auto" w:fill="FFFFFF"/>
        </w:rPr>
        <w:t>Respecto a las soluciones analizadas en e</w:t>
      </w:r>
      <w:r>
        <w:rPr>
          <w:shd w:val="clear" w:color="auto" w:fill="FFFFFF"/>
        </w:rPr>
        <w:t xml:space="preserve">l apartado 2.4, VLVS ofrece menor fidelidad clínica que las herramientas centradas en síntomas oculares, pero añade un recorrido urbano estructurado, tareas de movilidad y apoyos no visuales integrados en la jugabilidad. Frente a las propuestas orientadas </w:t>
      </w:r>
      <w:r>
        <w:rPr>
          <w:shd w:val="clear" w:color="auto" w:fill="FFFFFF"/>
        </w:rPr>
        <w:t>sobre todo a la sensibilización visual, incorpora tráfico dinámico, daño por calzada, semáforos sonoros y métricas al finalizar. Y frente a la referencia más cercana en movilidad inmersiva, mantiene un alcance menor en extensión, pero ofrece una estructura</w:t>
      </w:r>
      <w:r>
        <w:rPr>
          <w:shd w:val="clear" w:color="auto" w:fill="FFFFFF"/>
        </w:rPr>
        <w:t xml:space="preserve"> pedagógica de tareas más explícita para talleres.</w:t>
      </w:r>
    </w:p>
    <w:p w14:paraId="08C43A79" w14:textId="77777777" w:rsidR="00695C48" w:rsidRDefault="009B0E5E" w:rsidP="004E0D0F">
      <w:r>
        <w:rPr>
          <w:shd w:val="clear" w:color="auto" w:fill="FFFFFF"/>
        </w:rPr>
        <w:lastRenderedPageBreak/>
        <w:t>Frente a See What I See (NEI, 2024) y XREye (s. f.), VLVS renuncia a la precisión centrada en patologías oculares concretas para concentrarse en una situación urbana completa. Aquellas herramientas resulta</w:t>
      </w:r>
      <w:r>
        <w:rPr>
          <w:shd w:val="clear" w:color="auto" w:fill="FFFFFF"/>
        </w:rPr>
        <w:t>n muy valiosas para comprender cómo cambia la percepción visual de un síntoma, pero no plantean habitualmente un cruce con tráfico, una secuencia de tareas ni un cierre con estadísticas de comportamiento. En ese sentido, el prototipo ocupa un hueco distint</w:t>
      </w:r>
      <w:r>
        <w:rPr>
          <w:shd w:val="clear" w:color="auto" w:fill="FFFFFF"/>
        </w:rPr>
        <w:t>o: no explica una enfermedad, sino una situación de movilidad.</w:t>
      </w:r>
    </w:p>
    <w:p w14:paraId="6B03E15C" w14:textId="77777777" w:rsidR="00695C48" w:rsidRDefault="009B0E5E" w:rsidP="004E0D0F">
      <w:r>
        <w:rPr>
          <w:shd w:val="clear" w:color="auto" w:fill="FFFFFF"/>
        </w:rPr>
        <w:t>Frente a Tengo Baja Visión VR (Retina Gipuzkoa Begisare, s. f.), que también se orienta a la sensibilización social, VLVS comparte el interés pedagógico e incorpora vehículos en movimiento, dañ</w:t>
      </w:r>
      <w:r>
        <w:rPr>
          <w:shd w:val="clear" w:color="auto" w:fill="FFFFFF"/>
        </w:rPr>
        <w:t>o por permanencia en calzada, alternancia sonora de semáforos y bastón con retroalimentación háptica. La propuesta de Begisare aborda la baja visión en contextos variados, mientras que VLVS utiliza un único escenario estructurado para comparar modos y deba</w:t>
      </w:r>
      <w:r>
        <w:rPr>
          <w:shd w:val="clear" w:color="auto" w:fill="FFFFFF"/>
        </w:rPr>
        <w:t>tir decisiones de desplazamiento.</w:t>
      </w:r>
    </w:p>
    <w:p w14:paraId="0EE9897A" w14:textId="77777777" w:rsidR="00695C48" w:rsidRDefault="009B0E5E" w:rsidP="004E0D0F">
      <w:r>
        <w:rPr>
          <w:shd w:val="clear" w:color="auto" w:fill="FFFFFF"/>
        </w:rPr>
        <w:t xml:space="preserve">La comparación más directa es con BlindSimulator (Funnybon, s. f.), por su proximidad a la movilidad inmersiva y a la reducción del campo visual. BlindSimulator ofrece una experiencia más amplia centrada en la exploración </w:t>
      </w:r>
      <w:r>
        <w:rPr>
          <w:shd w:val="clear" w:color="auto" w:fill="FFFFFF"/>
        </w:rPr>
        <w:t>con visión muy limitada; VLVS utiliza un entorno más acotado y organiza la progresión mediante TaskManager, el HUD de objetivos y la pantalla final de resultados. También incorpora una señal sonora específica para el cruce y registra colisiones y pistas, d</w:t>
      </w:r>
      <w:r>
        <w:rPr>
          <w:shd w:val="clear" w:color="auto" w:fill="FFFFFF"/>
        </w:rPr>
        <w:t>atos que pueden utilizarse en la reflexión posterior de un taller.</w:t>
      </w:r>
    </w:p>
    <w:p w14:paraId="304BB4F5" w14:textId="77777777" w:rsidR="00695C48" w:rsidRDefault="009B0E5E" w:rsidP="004E0D0F">
      <w:r>
        <w:rPr>
          <w:shd w:val="clear" w:color="auto" w:fill="FFFFFF"/>
        </w:rPr>
        <w:t>La aportación del prototipo se concreta en la integración de tres modos visuales seleccionables, tres tareas secuenciales de movilidad urbana, apoyos sonoros y hápticos, riesgos asociados a</w:t>
      </w:r>
      <w:r>
        <w:rPr>
          <w:shd w:val="clear" w:color="auto" w:fill="FFFFFF"/>
        </w:rPr>
        <w:t>l tráfico y una pantalla final con tiempo, colisiones y pistas. Estos componentes definen el alcance del sistema desarrollado y permiten diferenciarlo de las soluciones centradas exclusivamente en la reproducción visual de síntomas.</w:t>
      </w:r>
    </w:p>
    <w:p w14:paraId="6369F836" w14:textId="345561B3" w:rsidR="00695C48" w:rsidRDefault="009B0E5E">
      <w:pPr>
        <w:pStyle w:val="Ttulo2"/>
      </w:pPr>
      <w:bookmarkStart w:id="817" w:name="_Toc234946590"/>
      <w:r>
        <w:t>Entregables y estad</w:t>
      </w:r>
      <w:r>
        <w:t>o final del prototipo</w:t>
      </w:r>
      <w:bookmarkEnd w:id="817"/>
    </w:p>
    <w:p w14:paraId="73642E51" w14:textId="2886E9CC" w:rsidR="00695C48" w:rsidRDefault="009B0E5E" w:rsidP="004E0D0F">
      <w:r>
        <w:rPr>
          <w:shd w:val="clear" w:color="auto" w:fill="FFFFFF"/>
        </w:rPr>
        <w:t xml:space="preserve">Como resultado tangible del TFG se entrega un prototipo jugable </w:t>
      </w:r>
      <w:del w:id="818" w:author="David C. Perez Lopez" w:date="2026-07-16T00:45:00Z">
        <w:r w:rsidDel="00F21F73">
          <w:rPr>
            <w:shd w:val="clear" w:color="auto" w:fill="FFFFFF"/>
          </w:rPr>
          <w:delText>en Unity 6000.0.58f2</w:delText>
        </w:r>
      </w:del>
      <w:ins w:id="819" w:author="David C. Perez Lopez" w:date="2026-07-16T00:45:00Z">
        <w:r w:rsidR="00F21F73">
          <w:rPr>
            <w:shd w:val="clear" w:color="auto" w:fill="FFFFFF"/>
          </w:rPr>
          <w:t>en plataforma PCVR</w:t>
        </w:r>
      </w:ins>
      <w:del w:id="820" w:author="David C. Perez Lopez" w:date="2026-07-16T00:46:00Z">
        <w:r w:rsidDel="00F21F73">
          <w:rPr>
            <w:shd w:val="clear" w:color="auto" w:fill="FFFFFF"/>
          </w:rPr>
          <w:delText xml:space="preserve"> con las escenas Main y Level_Street</w:delText>
        </w:r>
      </w:del>
      <w:r>
        <w:rPr>
          <w:shd w:val="clear" w:color="auto" w:fill="FFFFFF"/>
        </w:rPr>
        <w:t xml:space="preserve">, un repositorio Git </w:t>
      </w:r>
      <w:ins w:id="821" w:author="David C. Perez Lopez" w:date="2026-07-16T00:47:00Z">
        <w:r w:rsidR="00F21F73">
          <w:rPr>
            <w:shd w:val="clear" w:color="auto" w:fill="FFFFFF"/>
          </w:rPr>
          <w:t xml:space="preserve">del proyecto completo de Unity, </w:t>
        </w:r>
      </w:ins>
      <w:r>
        <w:rPr>
          <w:shd w:val="clear" w:color="auto" w:fill="FFFFFF"/>
        </w:rPr>
        <w:t>con scripts C# organizados por módulos</w:t>
      </w:r>
      <w:del w:id="822" w:author="David C. Perez Lopez" w:date="2026-07-16T00:46:00Z">
        <w:r w:rsidDel="00F21F73">
          <w:rPr>
            <w:shd w:val="clear" w:color="auto" w:fill="FFFFFF"/>
          </w:rPr>
          <w:delText xml:space="preserve">, </w:delText>
        </w:r>
      </w:del>
      <w:ins w:id="823" w:author="David C. Perez Lopez" w:date="2026-07-16T00:46:00Z">
        <w:r w:rsidR="00F21F73">
          <w:rPr>
            <w:shd w:val="clear" w:color="auto" w:fill="FFFFFF"/>
          </w:rPr>
          <w:t xml:space="preserve"> y</w:t>
        </w:r>
        <w:r w:rsidR="00F21F73">
          <w:rPr>
            <w:shd w:val="clear" w:color="auto" w:fill="FFFFFF"/>
          </w:rPr>
          <w:t xml:space="preserve"> </w:t>
        </w:r>
      </w:ins>
      <w:r>
        <w:rPr>
          <w:shd w:val="clear" w:color="auto" w:fill="FFFFFF"/>
        </w:rPr>
        <w:t>esta memoria</w:t>
      </w:r>
      <w:del w:id="824" w:author="David C. Perez Lopez" w:date="2026-07-16T00:46:00Z">
        <w:r w:rsidDel="00F21F73">
          <w:rPr>
            <w:shd w:val="clear" w:color="auto" w:fill="FFFFFF"/>
          </w:rPr>
          <w:delText xml:space="preserve"> y una build de Windows probada con visor</w:delText>
        </w:r>
        <w:r w:rsidDel="00F21F73">
          <w:rPr>
            <w:shd w:val="clear" w:color="auto" w:fill="FFFFFF"/>
          </w:rPr>
          <w:delText xml:space="preserve"> OpenXR</w:delText>
        </w:r>
      </w:del>
      <w:r>
        <w:rPr>
          <w:shd w:val="clear" w:color="auto" w:fill="FFFFFF"/>
        </w:rPr>
        <w:t>. El prototipo está listo para demostración en laboratorio; no está listo para publicación en tienda ni para uso clínico.</w:t>
      </w:r>
    </w:p>
    <w:p w14:paraId="6551DF8C" w14:textId="7325B6D0" w:rsidR="00695C48" w:rsidDel="00F21F73" w:rsidRDefault="009B0E5E" w:rsidP="004E0D0F">
      <w:pPr>
        <w:rPr>
          <w:del w:id="825" w:author="David C. Perez Lopez" w:date="2026-07-16T00:48:00Z"/>
        </w:rPr>
      </w:pPr>
      <w:del w:id="826" w:author="David C. Perez Lopez" w:date="2026-07-16T00:48:00Z">
        <w:r w:rsidDel="00F21F73">
          <w:rPr>
            <w:shd w:val="clear" w:color="auto" w:fill="FFFFFF"/>
          </w:rPr>
          <w:delText>Los entregables técnicos incluyen el proyecto Unity completo,</w:delText>
        </w:r>
      </w:del>
      <w:del w:id="827" w:author="David C. Perez Lopez" w:date="2026-07-16T00:47:00Z">
        <w:r w:rsidDel="00F21F73">
          <w:rPr>
            <w:shd w:val="clear" w:color="auto" w:fill="FFFFFF"/>
          </w:rPr>
          <w:delText xml:space="preserve"> con URP 17.0.4, OpenXR 1.15.1, XR Interaction Toolkit 3.0.10 e In</w:delText>
        </w:r>
        <w:r w:rsidDel="00F21F73">
          <w:rPr>
            <w:shd w:val="clear" w:color="auto" w:fill="FFFFFF"/>
          </w:rPr>
          <w:delText>put System 1.14.2</w:delText>
        </w:r>
      </w:del>
      <w:del w:id="828" w:author="David C. Perez Lopez" w:date="2026-07-16T00:48:00Z">
        <w:r w:rsidDel="00F21F73">
          <w:rPr>
            <w:shd w:val="clear" w:color="auto" w:fill="FFFFFF"/>
          </w:rPr>
          <w:delText>; los scripts organizados en carpetas como SceneLogic, Accessibility, Audio y Traffic; prefabs y escenas montadas; y una build de Windows validada con Meta Quest 2 conectado por cable. El repositorio Git documenta la evolución del desarrol</w:delText>
        </w:r>
        <w:r w:rsidDel="00F21F73">
          <w:rPr>
            <w:shd w:val="clear" w:color="auto" w:fill="FFFFFF"/>
          </w:rPr>
          <w:delText>lo y permite localizar cada módulo descrito en los capítulos 5 y 6.</w:delText>
        </w:r>
      </w:del>
    </w:p>
    <w:p w14:paraId="10F9DD19" w14:textId="77777777" w:rsidR="00695C48" w:rsidRDefault="009B0E5E" w:rsidP="004E0D0F">
      <w:r>
        <w:rPr>
          <w:shd w:val="clear" w:color="auto" w:fill="FFFFFF"/>
        </w:rPr>
        <w:t>Los entregables documentales son esta memoria, con la descripción del diseño, la implementación, las pruebas y los resultados, junto con las figuras que ilustran menús, escena, modos visua</w:t>
      </w:r>
      <w:r>
        <w:rPr>
          <w:shd w:val="clear" w:color="auto" w:fill="FFFFFF"/>
        </w:rPr>
        <w:t>les, componentes de gestión, HUD y pruebas. Las capturas no sustituyen a una evaluación formal, pero dejan constancia visual del estado final del prototipo.</w:t>
      </w:r>
    </w:p>
    <w:p w14:paraId="5CA3B663" w14:textId="77777777" w:rsidR="00695C48" w:rsidRDefault="009B0E5E" w:rsidP="004E0D0F">
      <w:r>
        <w:rPr>
          <w:shd w:val="clear" w:color="auto" w:fill="FFFFFF"/>
        </w:rPr>
        <w:t xml:space="preserve">En cuanto al estado funcional, la versión entregada permite iniciar sesión, elegir modo visual, </w:t>
      </w:r>
      <w:r>
        <w:rPr>
          <w:shd w:val="clear" w:color="auto" w:fill="FFFFFF"/>
        </w:rPr>
        <w:lastRenderedPageBreak/>
        <w:t>com</w:t>
      </w:r>
      <w:r>
        <w:rPr>
          <w:shd w:val="clear" w:color="auto" w:fill="FFFFFF"/>
        </w:rPr>
        <w:t xml:space="preserve">pletar las tres tareas en Level_Street, recibir daño por obstáculos, calzada y contacto con peatones, y finalizar con pantalla de éxito o fracaso y repetir la experiencia con ajustes persistentes de volumen y hápticos. Los sistemas principales descritos a </w:t>
      </w:r>
      <w:r>
        <w:rPr>
          <w:shd w:val="clear" w:color="auto" w:fill="FFFFFF"/>
        </w:rPr>
        <w:t>lo largo de la memoria están integrados y probados manualmente. Quedan fuera del alcance cerrado del TFG la build Android autónoma para Quest, la narración completa de pistas de voz —el toggle existe en SettingsManager, pero no gobierna aún un sistema narr</w:t>
      </w:r>
      <w:r>
        <w:rPr>
          <w:shd w:val="clear" w:color="auto" w:fill="FFFFFF"/>
        </w:rPr>
        <w:t>ado— y cualquier validación con usuarios expertos o con personas con discapacidad visual.</w:t>
      </w:r>
    </w:p>
    <w:p w14:paraId="0F98D78C" w14:textId="77777777" w:rsidR="00695C48" w:rsidRDefault="009B0E5E" w:rsidP="004E0D0F">
      <w:r>
        <w:rPr>
          <w:shd w:val="clear" w:color="auto" w:fill="FFFFFF"/>
        </w:rPr>
        <w:t>Por tanto, el estado final es el de un prototipo académico demostrable: útil para talleres de sensibilización, presentación ante tribunal y base de continuidad futura</w:t>
      </w:r>
      <w:r>
        <w:rPr>
          <w:shd w:val="clear" w:color="auto" w:fill="FFFFFF"/>
        </w:rPr>
        <w:t>, pero no de un producto terminado para distribución general ni de una herramienta de diagnóstico o entrenamiento profesional.</w:t>
      </w:r>
    </w:p>
    <w:p w14:paraId="7591D8B1" w14:textId="77777777" w:rsidR="00695C48" w:rsidRDefault="009B0E5E">
      <w:r>
        <w:br w:type="page"/>
      </w:r>
    </w:p>
    <w:p w14:paraId="7732FF66" w14:textId="5767621E" w:rsidR="00695C48" w:rsidRDefault="009B0E5E">
      <w:pPr>
        <w:pStyle w:val="Ttulo1"/>
      </w:pPr>
      <w:bookmarkStart w:id="829" w:name="_Toc234946591"/>
      <w:r>
        <w:lastRenderedPageBreak/>
        <w:t>Conclusiones</w:t>
      </w:r>
      <w:bookmarkEnd w:id="829"/>
      <w:ins w:id="830" w:author="David C. Perez Lopez" w:date="2026-07-15T09:44:00Z">
        <w:r w:rsidR="008A2766">
          <w:t xml:space="preserve"> y trabajos futuros</w:t>
        </w:r>
      </w:ins>
    </w:p>
    <w:p w14:paraId="7A7CEB0E" w14:textId="3A58759B" w:rsidR="00695C48" w:rsidRDefault="009B0E5E" w:rsidP="004E0D0F">
      <w:r>
        <w:rPr>
          <w:shd w:val="clear" w:color="auto" w:fill="FFFFFF"/>
        </w:rPr>
        <w:t>El desarrollo de VLVS: Un Paso a Ciegas ha permitido construir, documentar y probar un prototipo de realidad vir</w:t>
      </w:r>
      <w:r>
        <w:rPr>
          <w:shd w:val="clear" w:color="auto" w:fill="FFFFFF"/>
        </w:rPr>
        <w:t>tual orientado a la movilidad urbana con visión reducida. La decisión más importante fue no limitarse a un filtro visual aislado</w:t>
      </w:r>
      <w:del w:id="831" w:author="David C. Perez Lopez" w:date="2026-07-15T09:24:00Z">
        <w:r w:rsidDel="00AD269B">
          <w:rPr>
            <w:shd w:val="clear" w:color="auto" w:fill="FFFFFF"/>
          </w:rPr>
          <w:delText>: al</w:delText>
        </w:r>
      </w:del>
      <w:ins w:id="832" w:author="David C. Perez Lopez" w:date="2026-07-15T09:24:00Z">
        <w:r w:rsidR="00AD269B">
          <w:rPr>
            <w:shd w:val="clear" w:color="auto" w:fill="FFFFFF"/>
          </w:rPr>
          <w:t>si no</w:t>
        </w:r>
      </w:ins>
      <w:r>
        <w:rPr>
          <w:shd w:val="clear" w:color="auto" w:fill="FFFFFF"/>
        </w:rPr>
        <w:t xml:space="preserve"> incorporar </w:t>
      </w:r>
      <w:del w:id="833" w:author="David C. Perez Lopez" w:date="2026-07-15T09:24:00Z">
        <w:r w:rsidDel="00AD269B">
          <w:rPr>
            <w:shd w:val="clear" w:color="auto" w:fill="FFFFFF"/>
          </w:rPr>
          <w:delText xml:space="preserve">bastón con </w:delText>
        </w:r>
      </w:del>
      <w:r>
        <w:rPr>
          <w:shd w:val="clear" w:color="auto" w:fill="FFFFFF"/>
        </w:rPr>
        <w:t>hápticos, audio espacial, semáforos sonoros y tareas concretas</w:t>
      </w:r>
      <w:del w:id="834" w:author="David C. Perez Lopez" w:date="2026-07-15T09:24:00Z">
        <w:r w:rsidDel="00AD269B">
          <w:rPr>
            <w:shd w:val="clear" w:color="auto" w:fill="FFFFFF"/>
          </w:rPr>
          <w:delText>, las sesiones empezaron a generar come</w:delText>
        </w:r>
        <w:r w:rsidDel="00AD269B">
          <w:rPr>
            <w:shd w:val="clear" w:color="auto" w:fill="FFFFFF"/>
          </w:rPr>
          <w:delText>ntarios sobre señalización urbana y utilidad del podotáctil</w:delText>
        </w:r>
      </w:del>
      <w:r>
        <w:rPr>
          <w:shd w:val="clear" w:color="auto" w:fill="FFFFFF"/>
        </w:rPr>
        <w:t>.</w:t>
      </w:r>
    </w:p>
    <w:p w14:paraId="255273CB" w14:textId="141D4719" w:rsidR="00695C48" w:rsidRDefault="009B0E5E" w:rsidP="004E0D0F">
      <w:r>
        <w:rPr>
          <w:shd w:val="clear" w:color="auto" w:fill="FFFFFF"/>
        </w:rPr>
        <w:t>A lo largo del TFG se constató que un simulador de este tipo no se define solo por el efecto visual aplicado sobre la cámara, sino por la relación entre limitación perceptiva, entorno y apoyos al</w:t>
      </w:r>
      <w:r>
        <w:rPr>
          <w:shd w:val="clear" w:color="auto" w:fill="FFFFFF"/>
        </w:rPr>
        <w:t>ternativos. Cuando el proyecto todavía consistía en una calle con un overlay y locomoción básica, la experiencia era visualmente sugerente, pero poco formativa. Fue al añadir tareas, riesgo, daño diferenciado y señales no visuales cuando empezó a emerger u</w:t>
      </w:r>
      <w:r>
        <w:rPr>
          <w:shd w:val="clear" w:color="auto" w:fill="FFFFFF"/>
        </w:rPr>
        <w:t>na dinámica reconocible de movilidad urbana. Esa lección de diseño ha sido</w:t>
      </w:r>
      <w:del w:id="835" w:author="David C. Perez Lopez" w:date="2026-07-15T09:25:00Z">
        <w:r w:rsidDel="00AD269B">
          <w:rPr>
            <w:shd w:val="clear" w:color="auto" w:fill="FFFFFF"/>
          </w:rPr>
          <w:delText>, el resultado más valioso</w:delText>
        </w:r>
      </w:del>
      <w:ins w:id="836" w:author="David C. Perez Lopez" w:date="2026-07-15T09:25:00Z">
        <w:r w:rsidR="00AD269B">
          <w:rPr>
            <w:shd w:val="clear" w:color="auto" w:fill="FFFFFF"/>
          </w:rPr>
          <w:t>uno de los resultados más valiosos</w:t>
        </w:r>
      </w:ins>
      <w:r>
        <w:rPr>
          <w:shd w:val="clear" w:color="auto" w:fill="FFFFFF"/>
        </w:rPr>
        <w:t xml:space="preserve"> del trabajo.</w:t>
      </w:r>
    </w:p>
    <w:p w14:paraId="67310863" w14:textId="116D69D7" w:rsidR="00695C48" w:rsidRDefault="009B0E5E" w:rsidP="004E0D0F">
      <w:r>
        <w:rPr>
          <w:shd w:val="clear" w:color="auto" w:fill="FFFFFF"/>
        </w:rPr>
        <w:t xml:space="preserve">A nivel técnico, </w:t>
      </w:r>
      <w:del w:id="837" w:author="David C. Perez Lopez" w:date="2026-07-15T09:39:00Z">
        <w:r w:rsidDel="008A2766">
          <w:rPr>
            <w:shd w:val="clear" w:color="auto" w:fill="FFFFFF"/>
          </w:rPr>
          <w:delText>OpenXR 1.15.1, XR Interaction Toolkit 3.0.10 y URP 17.0.4 resultaron adecuados para un TFG en Unity 6. La</w:delText>
        </w:r>
      </w:del>
      <w:ins w:id="838" w:author="David C. Perez Lopez" w:date="2026-07-15T09:39:00Z">
        <w:r w:rsidR="008A2766">
          <w:rPr>
            <w:shd w:val="clear" w:color="auto" w:fill="FFFFFF"/>
          </w:rPr>
          <w:t>la</w:t>
        </w:r>
      </w:ins>
      <w:r>
        <w:rPr>
          <w:shd w:val="clear" w:color="auto" w:fill="FFFFFF"/>
        </w:rPr>
        <w:t xml:space="preserve"> integración de loco</w:t>
      </w:r>
      <w:r>
        <w:rPr>
          <w:shd w:val="clear" w:color="auto" w:fill="FFFFFF"/>
        </w:rPr>
        <w:t xml:space="preserve">moción, overlays, audio espacial y lógica de partida en un único nivel fue más costosa de lo previsto, especialmente en lo relativo a sincronización entre tráfico, semáforos y mezcla sonora. Se comprobó que en un proyecto </w:t>
      </w:r>
      <w:del w:id="839" w:author="David C. Perez Lopez" w:date="2026-07-15T09:39:00Z">
        <w:r w:rsidDel="008A2766">
          <w:rPr>
            <w:shd w:val="clear" w:color="auto" w:fill="FFFFFF"/>
          </w:rPr>
          <w:delText xml:space="preserve">VR </w:delText>
        </w:r>
      </w:del>
      <w:ins w:id="840" w:author="David C. Perez Lopez" w:date="2026-07-15T09:39:00Z">
        <w:r w:rsidR="008A2766">
          <w:rPr>
            <w:shd w:val="clear" w:color="auto" w:fill="FFFFFF"/>
          </w:rPr>
          <w:t>RV</w:t>
        </w:r>
        <w:r w:rsidR="008A2766">
          <w:rPr>
            <w:shd w:val="clear" w:color="auto" w:fill="FFFFFF"/>
          </w:rPr>
          <w:t xml:space="preserve"> </w:t>
        </w:r>
      </w:ins>
      <w:r>
        <w:rPr>
          <w:shd w:val="clear" w:color="auto" w:fill="FFFFFF"/>
        </w:rPr>
        <w:t xml:space="preserve">muchos fallos solo se perciben </w:t>
      </w:r>
      <w:r>
        <w:rPr>
          <w:shd w:val="clear" w:color="auto" w:fill="FFFFFF"/>
        </w:rPr>
        <w:t>con el visor puesto: la escala del bastón, la legibilidad del HUD con visión reducida o la sensación de urgencia en el cruce no se evalúan con la misma fiabilidad desde el editor. El uso de Git y de escenas de prueba como BaseSystemTest.unity ayudó a aisla</w:t>
      </w:r>
      <w:r>
        <w:rPr>
          <w:shd w:val="clear" w:color="auto" w:fill="FFFFFF"/>
        </w:rPr>
        <w:t>r problemas y a no perder versiones estables cuando una integración nueva rompía algo que ya funcionaba.</w:t>
      </w:r>
    </w:p>
    <w:p w14:paraId="5F1BAF68" w14:textId="2D820A83" w:rsidR="00695C48" w:rsidRDefault="009B0E5E" w:rsidP="004E0D0F">
      <w:pPr>
        <w:rPr>
          <w:ins w:id="841" w:author="David C. Perez Lopez" w:date="2026-07-15T09:42:00Z"/>
          <w:shd w:val="clear" w:color="auto" w:fill="FFFFFF"/>
        </w:rPr>
      </w:pPr>
      <w:r>
        <w:rPr>
          <w:shd w:val="clear" w:color="auto" w:fill="FFFFFF"/>
        </w:rPr>
        <w:t xml:space="preserve">En relación con la motivación inicial del trabajo, el prototipo se alinea con la necesidad de sensibilización que describen OMS (2024) y Real </w:t>
      </w:r>
      <w:r>
        <w:rPr>
          <w:shd w:val="clear" w:color="auto" w:fill="FFFFFF"/>
        </w:rPr>
        <w:t>Patronato sobre Discapacidad (s. f.): no sustituye la experiencia vivida por una persona con discapacidad visual ni se plantea como una ayuda de movilidad para ese colectivo, pero sí proporciona un contexto controlado para que el público general pueda expe</w:t>
      </w:r>
      <w:r>
        <w:rPr>
          <w:shd w:val="clear" w:color="auto" w:fill="FFFFFF"/>
        </w:rPr>
        <w:t xml:space="preserve">rimentar algunas incomodidades cotidianas y reflexionar sobre ellas. Las conversaciones posteriores a las pruebas tocaron temas como la utilidad del pavimento táctil, la ansiedad en el cruce o la importancia del volumen adecuado de las señales sonoras, lo </w:t>
      </w:r>
      <w:r>
        <w:rPr>
          <w:shd w:val="clear" w:color="auto" w:fill="FFFFFF"/>
        </w:rPr>
        <w:t>que confirma que el objetivo formativo era alcanzable con el alcance escogido.</w:t>
      </w:r>
    </w:p>
    <w:p w14:paraId="2D3110EA" w14:textId="1B5EECDF" w:rsidR="008A2766" w:rsidRDefault="008A2766" w:rsidP="008A2766">
      <w:pPr>
        <w:rPr>
          <w:ins w:id="842" w:author="David C. Perez Lopez" w:date="2026-07-15T09:44:00Z"/>
        </w:rPr>
      </w:pPr>
      <w:ins w:id="843" w:author="David C. Perez Lopez" w:date="2026-07-15T09:44:00Z">
        <w:r>
          <w:rPr>
            <w:shd w:val="clear" w:color="auto" w:fill="FFFFFF"/>
          </w:rPr>
          <w:t xml:space="preserve">Al revisar el prototipo final frente a </w:t>
        </w:r>
      </w:ins>
      <w:ins w:id="844" w:author="David C. Perez Lopez" w:date="2026-07-15T10:12:00Z">
        <w:r w:rsidR="009C3EF1">
          <w:rPr>
            <w:shd w:val="clear" w:color="auto" w:fill="FFFFFF"/>
          </w:rPr>
          <w:t>los objetivos planteados</w:t>
        </w:r>
      </w:ins>
      <w:ins w:id="845" w:author="David C. Perez Lopez" w:date="2026-07-15T09:44:00Z">
        <w:r>
          <w:rPr>
            <w:shd w:val="clear" w:color="auto" w:fill="FFFFFF"/>
          </w:rPr>
          <w:t>, el trabajo ha conseguido traducir la revisión bibliográfica en una experiencia jugable concreta.</w:t>
        </w:r>
      </w:ins>
    </w:p>
    <w:p w14:paraId="4E62B9F2" w14:textId="77777777" w:rsidR="008A2766" w:rsidRDefault="008A2766" w:rsidP="008A2766">
      <w:pPr>
        <w:rPr>
          <w:ins w:id="846" w:author="David C. Perez Lopez" w:date="2026-07-15T09:44:00Z"/>
        </w:rPr>
      </w:pPr>
      <w:ins w:id="847" w:author="David C. Perez Lopez" w:date="2026-07-15T09:44:00Z">
        <w:r>
          <w:rPr>
            <w:shd w:val="clear" w:color="auto" w:fill="FFFFFF"/>
          </w:rPr>
          <w:t>En cuanto al objetivo general —diseñar y desarrollar un prototipo de RV para sensibilizar sobre la movilidad urbana con visión reducida—, el resultado es un simulador demostrable que recorre un fragmento de ciudad con tareas, riesgo y apoyos no visuales. No alcanza la profundidad de una herramienta profesional de rehabilitación, pero sí cumple la finalidad formativa prevista: situar al público general en una situación concreta donde la limitación visual condiciona decisiones de desplazamiento y favorece la reflexión sobre accesibilidad.</w:t>
        </w:r>
      </w:ins>
    </w:p>
    <w:p w14:paraId="3C846A0E" w14:textId="60B46632" w:rsidR="008A2766" w:rsidRDefault="008A2766" w:rsidP="008A2766">
      <w:pPr>
        <w:rPr>
          <w:ins w:id="848" w:author="David C. Perez Lopez" w:date="2026-07-15T09:44:00Z"/>
        </w:rPr>
      </w:pPr>
      <w:ins w:id="849" w:author="David C. Perez Lopez" w:date="2026-07-15T09:44:00Z">
        <w:r>
          <w:rPr>
            <w:shd w:val="clear" w:color="auto" w:fill="FFFFFF"/>
          </w:rPr>
          <w:t xml:space="preserve">Los objetivos específicos también encuentran respuesta en el producto final. La revisión </w:t>
        </w:r>
        <w:r>
          <w:rPr>
            <w:shd w:val="clear" w:color="auto" w:fill="FFFFFF"/>
          </w:rPr>
          <w:lastRenderedPageBreak/>
          <w:t>bibliográfica y la fundamentación orientaron las decisiones de diseño sobre accesibilidad urbana, apoyos no visuales y uso pedagógico de la RV. El análisis de soluciones existentes permitió distinguir entre simuladores centrados en síntomas oculares, experiencias de sensibilización y propuestas más cercanas a la movilidad inmersiva; de ese contraste surgieron las prioridades de VLVS: recorrido estructurado, tareas secuenciales e integración de bastón, audio y semáforos sonoros.</w:t>
        </w:r>
      </w:ins>
    </w:p>
    <w:p w14:paraId="3EE57F91" w14:textId="31343D84" w:rsidR="008A2766" w:rsidRDefault="008A2766" w:rsidP="008A2766">
      <w:pPr>
        <w:rPr>
          <w:ins w:id="850" w:author="David C. Perez Lopez" w:date="2026-07-15T09:44:00Z"/>
        </w:rPr>
      </w:pPr>
      <w:ins w:id="851" w:author="David C. Perez Lopez" w:date="2026-07-15T09:44:00Z">
        <w:r>
          <w:rPr>
            <w:shd w:val="clear" w:color="auto" w:fill="FFFFFF"/>
          </w:rPr>
          <w:t xml:space="preserve">La experiencia inmersiva urbana quedó materializada en </w:t>
        </w:r>
      </w:ins>
      <w:ins w:id="852" w:author="David C. Perez Lopez" w:date="2026-07-15T10:27:00Z">
        <w:r w:rsidR="007454F5">
          <w:rPr>
            <w:shd w:val="clear" w:color="auto" w:fill="FFFFFF"/>
          </w:rPr>
          <w:t>dos escenas donde el</w:t>
        </w:r>
      </w:ins>
      <w:ins w:id="853" w:author="David C. Perez Lopez" w:date="2026-07-15T09:44:00Z">
        <w:r>
          <w:rPr>
            <w:shd w:val="clear" w:color="auto" w:fill="FFFFFF"/>
          </w:rPr>
          <w:t xml:space="preserve"> avance se orienta mediante la lista de tareas, el audio espacial y los elementos del entorno, sin mapa, línea de ruta visible, registro de trayectoria ni representación del recorrido en la pantalla de resultados.</w:t>
        </w:r>
      </w:ins>
    </w:p>
    <w:p w14:paraId="055BA769" w14:textId="790F00D5" w:rsidR="008A2766" w:rsidRDefault="008A2766" w:rsidP="008A2766">
      <w:pPr>
        <w:rPr>
          <w:ins w:id="854" w:author="David C. Perez Lopez" w:date="2026-07-15T09:44:00Z"/>
        </w:rPr>
      </w:pPr>
      <w:ins w:id="855" w:author="David C. Perez Lopez" w:date="2026-07-15T09:44:00Z">
        <w:r>
          <w:rPr>
            <w:shd w:val="clear" w:color="auto" w:fill="FFFFFF"/>
          </w:rPr>
          <w:t xml:space="preserve">Los modos de visión reducida </w:t>
        </w:r>
      </w:ins>
      <w:ins w:id="856" w:author="David C. Perez Lopez" w:date="2026-07-15T10:28:00Z">
        <w:r w:rsidR="007454F5">
          <w:rPr>
            <w:shd w:val="clear" w:color="auto" w:fill="FFFFFF"/>
          </w:rPr>
          <w:t>también fueron</w:t>
        </w:r>
      </w:ins>
      <w:ins w:id="857" w:author="David C. Perez Lopez" w:date="2026-07-15T09:44:00Z">
        <w:r>
          <w:rPr>
            <w:shd w:val="clear" w:color="auto" w:fill="FFFFFF"/>
          </w:rPr>
          <w:t xml:space="preserve"> implementaron, cada modo modificó de forma perceptible la lectura del entorno.</w:t>
        </w:r>
      </w:ins>
    </w:p>
    <w:p w14:paraId="2832106F" w14:textId="77221397" w:rsidR="008A2766" w:rsidRDefault="008A2766" w:rsidP="008A2766">
      <w:pPr>
        <w:rPr>
          <w:ins w:id="858" w:author="David C. Perez Lopez" w:date="2026-07-15T09:44:00Z"/>
        </w:rPr>
      </w:pPr>
      <w:ins w:id="859" w:author="David C. Perez Lopez" w:date="2026-07-15T09:44:00Z">
        <w:r>
          <w:rPr>
            <w:shd w:val="clear" w:color="auto" w:fill="FFFFFF"/>
          </w:rPr>
          <w:t xml:space="preserve">El sistema de interacción accesible integró señales visuales limitadas —HUD, marcador de tarea activa— con audio espacial de meta y peligro, vibración del bastón y señal sonora del cruce. La interacción no visual diferenció claramente las versiones finales de las primeras iteraciones. En las conversaciones informales posteriores a las pruebas, los </w:t>
        </w:r>
      </w:ins>
      <w:ins w:id="860" w:author="David C. Perez Lopez" w:date="2026-07-15T10:29:00Z">
        <w:r w:rsidR="007454F5">
          <w:rPr>
            <w:shd w:val="clear" w:color="auto" w:fill="FFFFFF"/>
          </w:rPr>
          <w:t>us</w:t>
        </w:r>
      </w:ins>
      <w:ins w:id="861" w:author="David C. Perez Lopez" w:date="2026-07-15T10:30:00Z">
        <w:r w:rsidR="007454F5">
          <w:rPr>
            <w:shd w:val="clear" w:color="auto" w:fill="FFFFFF"/>
          </w:rPr>
          <w:t>uarios</w:t>
        </w:r>
      </w:ins>
      <w:ins w:id="862" w:author="David C. Perez Lopez" w:date="2026-07-15T09:44:00Z">
        <w:r>
          <w:rPr>
            <w:shd w:val="clear" w:color="auto" w:fill="FFFFFF"/>
          </w:rPr>
          <w:t xml:space="preserve"> señalaron el audio de objetivo y la vibración del bastón como los apoyos más útiles, por delante del marcador verde. Esa preferencia refuerza la idea defendida en el capítulo 3: cuando la vista deja de ser fiable, otros canales adquieren protagonismo.</w:t>
        </w:r>
      </w:ins>
    </w:p>
    <w:p w14:paraId="23AD2906" w14:textId="70F57179" w:rsidR="008A2766" w:rsidRDefault="008A2766" w:rsidP="008A2766">
      <w:pPr>
        <w:rPr>
          <w:ins w:id="863" w:author="David C. Perez Lopez" w:date="2026-07-15T09:44:00Z"/>
        </w:rPr>
      </w:pPr>
      <w:ins w:id="864" w:author="David C. Perez Lopez" w:date="2026-07-15T09:44:00Z">
        <w:r>
          <w:rPr>
            <w:shd w:val="clear" w:color="auto" w:fill="FFFFFF"/>
          </w:rPr>
          <w:t xml:space="preserve">La estructura por tareas progresivas quedó resuelta </w:t>
        </w:r>
      </w:ins>
      <w:ins w:id="865" w:author="David C. Perez Lopez" w:date="2026-07-15T10:30:00Z">
        <w:r w:rsidR="007454F5">
          <w:rPr>
            <w:shd w:val="clear" w:color="auto" w:fill="FFFFFF"/>
          </w:rPr>
          <w:t>de forma que el</w:t>
        </w:r>
      </w:ins>
      <w:ins w:id="866" w:author="David C. Perez Lopez" w:date="2026-07-15T09:44:00Z">
        <w:r>
          <w:rPr>
            <w:shd w:val="clear" w:color="auto" w:fill="FFFFFF"/>
          </w:rPr>
          <w:t xml:space="preserve"> usuario no puede saltar fases ni completar el recorrido sin pasar por acera, cruce y búsqueda del metro</w:t>
        </w:r>
      </w:ins>
      <w:ins w:id="867" w:author="David C. Perez Lopez" w:date="2026-07-15T10:31:00Z">
        <w:r w:rsidR="007454F5">
          <w:rPr>
            <w:shd w:val="clear" w:color="auto" w:fill="FFFFFF"/>
          </w:rPr>
          <w:t>.</w:t>
        </w:r>
      </w:ins>
    </w:p>
    <w:p w14:paraId="70DA2046" w14:textId="49B171B9" w:rsidR="008A2766" w:rsidRDefault="008A2766" w:rsidP="004E0D0F">
      <w:ins w:id="868" w:author="David C. Perez Lopez" w:date="2026-07-15T09:44:00Z">
        <w:r>
          <w:rPr>
            <w:shd w:val="clear" w:color="auto" w:fill="FFFFFF"/>
          </w:rPr>
          <w:t xml:space="preserve">Por último, </w:t>
        </w:r>
      </w:ins>
      <w:ins w:id="869" w:author="David C. Perez Lopez" w:date="2026-07-15T11:03:00Z">
        <w:r w:rsidR="00BC07FC">
          <w:rPr>
            <w:shd w:val="clear" w:color="auto" w:fill="FFFFFF"/>
          </w:rPr>
          <w:t xml:space="preserve">en </w:t>
        </w:r>
      </w:ins>
      <w:ins w:id="870" w:author="David C. Perez Lopez" w:date="2026-07-15T09:44:00Z">
        <w:r>
          <w:rPr>
            <w:shd w:val="clear" w:color="auto" w:fill="FFFFFF"/>
          </w:rPr>
          <w:t xml:space="preserve">la evaluación técnica y de experiencia </w:t>
        </w:r>
      </w:ins>
      <w:ins w:id="871" w:author="David C. Perez Lopez" w:date="2026-07-15T11:03:00Z">
        <w:r w:rsidR="00BC07FC">
          <w:rPr>
            <w:shd w:val="clear" w:color="auto" w:fill="FFFFFF"/>
          </w:rPr>
          <w:t>se</w:t>
        </w:r>
      </w:ins>
      <w:ins w:id="872" w:author="David C. Perez Lopez" w:date="2026-07-15T09:44:00Z">
        <w:r>
          <w:rPr>
            <w:shd w:val="clear" w:color="auto" w:fill="FFFFFF"/>
          </w:rPr>
          <w:t xml:space="preserve"> comprobó la persistencia de ajustes, el orden de las tareas, el comportamiento del tráfico y el rendimiento</w:t>
        </w:r>
      </w:ins>
      <w:ins w:id="873" w:author="David C. Perez Lopez" w:date="2026-07-15T11:03:00Z">
        <w:r w:rsidR="00BC07FC">
          <w:rPr>
            <w:shd w:val="clear" w:color="auto" w:fill="FFFFFF"/>
          </w:rPr>
          <w:t>.</w:t>
        </w:r>
      </w:ins>
      <w:ins w:id="874" w:author="David C. Perez Lopez" w:date="2026-07-15T09:44:00Z">
        <w:r>
          <w:rPr>
            <w:shd w:val="clear" w:color="auto" w:fill="FFFFFF"/>
          </w:rPr>
          <w:t xml:space="preserve"> </w:t>
        </w:r>
      </w:ins>
      <w:ins w:id="875" w:author="David C. Perez Lopez" w:date="2026-07-15T11:04:00Z">
        <w:r w:rsidR="00BC07FC">
          <w:rPr>
            <w:shd w:val="clear" w:color="auto" w:fill="FFFFFF"/>
          </w:rPr>
          <w:t>Además,</w:t>
        </w:r>
      </w:ins>
      <w:ins w:id="876" w:author="David C. Perez Lopez" w:date="2026-07-15T09:44:00Z">
        <w:r>
          <w:rPr>
            <w:shd w:val="clear" w:color="auto" w:fill="FFFFFF"/>
          </w:rPr>
          <w:t xml:space="preserve"> se observó la comprensión del flujo por parte de tres participantes externos. La prueba no constituyó un estudio formal, pero permitió verificar el funcionamiento del prototipo en el entorno de laboratorio e identificar mejoras concretas a partir de las sesiones realizadas.</w:t>
        </w:r>
      </w:ins>
    </w:p>
    <w:p w14:paraId="442502C5" w14:textId="79319002" w:rsidR="00695C48" w:rsidRDefault="00AE3A69" w:rsidP="004E0D0F">
      <w:ins w:id="877" w:author="David C. Perez Lopez" w:date="2026-07-15T10:18:00Z">
        <w:r>
          <w:rPr>
            <w:shd w:val="clear" w:color="auto" w:fill="FFFFFF"/>
          </w:rPr>
          <w:t xml:space="preserve">En resumen, </w:t>
        </w:r>
      </w:ins>
      <w:del w:id="878" w:author="David C. Perez Lopez" w:date="2026-07-15T10:18:00Z">
        <w:r w:rsidR="009B0E5E" w:rsidDel="00AE3A69">
          <w:rPr>
            <w:shd w:val="clear" w:color="auto" w:fill="FFFFFF"/>
          </w:rPr>
          <w:delText>Se</w:delText>
        </w:r>
      </w:del>
      <w:ins w:id="879" w:author="David C. Perez Lopez" w:date="2026-07-15T10:18:00Z">
        <w:r>
          <w:rPr>
            <w:shd w:val="clear" w:color="auto" w:fill="FFFFFF"/>
          </w:rPr>
          <w:t>se</w:t>
        </w:r>
      </w:ins>
      <w:r w:rsidR="009B0E5E">
        <w:rPr>
          <w:shd w:val="clear" w:color="auto" w:fill="FFFFFF"/>
        </w:rPr>
        <w:t xml:space="preserve"> valora positivamente el resultado final porque existe un producto demostrable, coherente con la bibliografía revisada y suficientemente estable para una defensa en laboratori</w:t>
      </w:r>
      <w:r w:rsidR="009B0E5E">
        <w:rPr>
          <w:shd w:val="clear" w:color="auto" w:fill="FFFFFF"/>
        </w:rPr>
        <w:t>o. Al mismo tiempo, es preciso señalar sus límites: muestra de usuarios reducida, ausencia de validación clínica, un único escenario jugable y varias funciones aún preparadas solo a nivel de interfaz. Esos límites no invalidan el TFG, pero marcan con clari</w:t>
      </w:r>
      <w:r w:rsidR="009B0E5E">
        <w:rPr>
          <w:shd w:val="clear" w:color="auto" w:fill="FFFFFF"/>
        </w:rPr>
        <w:t>dad el punto en el que termina este</w:t>
      </w:r>
      <w:r w:rsidR="009B0E5E">
        <w:rPr>
          <w:shd w:val="clear" w:color="auto" w:fill="FFFFFF"/>
        </w:rPr>
        <w:t xml:space="preserve"> trabajo</w:t>
      </w:r>
      <w:del w:id="880" w:author="David C. Perez Lopez" w:date="2026-07-15T09:54:00Z">
        <w:r w:rsidR="009B0E5E" w:rsidDel="008D3A78">
          <w:rPr>
            <w:shd w:val="clear" w:color="auto" w:fill="FFFFFF"/>
          </w:rPr>
          <w:delText xml:space="preserve"> y comienzan las mejoras que se recogen en el capítulo siguiente</w:delText>
        </w:r>
      </w:del>
      <w:r w:rsidR="009B0E5E">
        <w:rPr>
          <w:shd w:val="clear" w:color="auto" w:fill="FFFFFF"/>
        </w:rPr>
        <w:t>.</w:t>
      </w:r>
    </w:p>
    <w:p w14:paraId="5AE81F2C" w14:textId="43800296" w:rsidR="00695C48" w:rsidDel="008A2766" w:rsidRDefault="009B0E5E" w:rsidP="008A2766">
      <w:pPr>
        <w:rPr>
          <w:del w:id="881" w:author="David C. Perez Lopez" w:date="2026-07-15T09:44:00Z"/>
        </w:rPr>
        <w:pPrChange w:id="882" w:author="David C. Perez Lopez" w:date="2026-07-15T09:44:00Z">
          <w:pPr/>
        </w:pPrChange>
      </w:pPr>
      <w:r>
        <w:br w:type="page"/>
      </w:r>
    </w:p>
    <w:p w14:paraId="1600D27F" w14:textId="20F0171A" w:rsidR="00695C48" w:rsidRDefault="009B0E5E" w:rsidP="008A2766">
      <w:pPr>
        <w:pPrChange w:id="883" w:author="David C. Perez Lopez" w:date="2026-07-15T09:44:00Z">
          <w:pPr>
            <w:pStyle w:val="Ttulo1"/>
          </w:pPr>
        </w:pPrChange>
      </w:pPr>
      <w:bookmarkStart w:id="884" w:name="_Toc234946592"/>
      <w:del w:id="885" w:author="David C. Perez Lopez" w:date="2026-07-15T09:44:00Z">
        <w:r w:rsidDel="008A2766">
          <w:lastRenderedPageBreak/>
          <w:delText>9 Trabajos futuros</w:delText>
        </w:r>
      </w:del>
      <w:bookmarkEnd w:id="884"/>
    </w:p>
    <w:p w14:paraId="3898211D" w14:textId="608B528D" w:rsidR="00695C48" w:rsidRDefault="009B0E5E" w:rsidP="004E0D0F">
      <w:del w:id="886" w:author="David C. Perez Lopez" w:date="2026-07-15T09:45:00Z">
        <w:r w:rsidDel="00B71A1D">
          <w:rPr>
            <w:shd w:val="clear" w:color="auto" w:fill="FFFFFF"/>
          </w:rPr>
          <w:delText>El prototipo cumple los objetivos del TFG dentro de un alcance acotado, pero</w:delText>
        </w:r>
      </w:del>
      <w:ins w:id="887" w:author="David C. Perez Lopez" w:date="2026-07-15T09:45:00Z">
        <w:r w:rsidR="00B71A1D">
          <w:rPr>
            <w:shd w:val="clear" w:color="auto" w:fill="FFFFFF"/>
          </w:rPr>
          <w:t>En cuanto al desarrollo futuro, el TFG</w:t>
        </w:r>
      </w:ins>
      <w:r>
        <w:rPr>
          <w:shd w:val="clear" w:color="auto" w:fill="FFFFFF"/>
        </w:rPr>
        <w:t xml:space="preserve"> deja abiertas varias líneas de mejora</w:t>
      </w:r>
      <w:del w:id="888" w:author="David C. Perez Lopez" w:date="2026-07-15T09:45:00Z">
        <w:r w:rsidDel="00B71A1D">
          <w:rPr>
            <w:shd w:val="clear" w:color="auto" w:fill="FFFFFF"/>
          </w:rPr>
          <w:delText xml:space="preserve"> que podrían</w:delText>
        </w:r>
        <w:r w:rsidDel="00B71A1D">
          <w:rPr>
            <w:shd w:val="clear" w:color="auto" w:fill="FFFFFF"/>
          </w:rPr>
          <w:delText xml:space="preserve"> desarrollarse en trabajos posteriores, en un máster o en una continuidad del proyecto fuera del ámbito académico inmediato</w:delText>
        </w:r>
      </w:del>
      <w:r>
        <w:rPr>
          <w:shd w:val="clear" w:color="auto" w:fill="FFFFFF"/>
        </w:rPr>
        <w:t>.</w:t>
      </w:r>
    </w:p>
    <w:p w14:paraId="3F3B1A3F" w14:textId="5650F617" w:rsidR="00695C48" w:rsidRDefault="009B0E5E" w:rsidP="004E0D0F">
      <w:r>
        <w:rPr>
          <w:shd w:val="clear" w:color="auto" w:fill="FFFFFF"/>
        </w:rPr>
        <w:t xml:space="preserve">La primera línea consiste en ampliar el contenido jugable. </w:t>
      </w:r>
      <w:del w:id="889" w:author="David C. Perez Lopez" w:date="2026-07-15T09:57:00Z">
        <w:r w:rsidDel="00C140FF">
          <w:rPr>
            <w:shd w:val="clear" w:color="auto" w:fill="FFFFFF"/>
          </w:rPr>
          <w:delText xml:space="preserve">Hoy solo Level_Street está habilitado en el selector de niveles, aunque </w:delText>
        </w:r>
        <w:r w:rsidDel="00C140FF">
          <w:rPr>
            <w:shd w:val="clear" w:color="auto" w:fill="FFFFFF"/>
          </w:rPr>
          <w:delText xml:space="preserve">la interfaz ya contempla la posibilidad de añadir más escenarios. Un desarrollo futuro </w:delText>
        </w:r>
      </w:del>
      <w:ins w:id="890" w:author="David C. Perez Lopez" w:date="2026-07-15T09:57:00Z">
        <w:r w:rsidR="00C140FF">
          <w:rPr>
            <w:shd w:val="clear" w:color="auto" w:fill="FFFFFF"/>
          </w:rPr>
          <w:t xml:space="preserve">Se </w:t>
        </w:r>
      </w:ins>
      <w:r>
        <w:rPr>
          <w:shd w:val="clear" w:color="auto" w:fill="FFFFFF"/>
        </w:rPr>
        <w:t>podría introducir un segundo tramo urbano —con obras, transporte público, semáforos distintos o mayor densidad de obstáculos— o variar condiciones ambientales como lluvi</w:t>
      </w:r>
      <w:r>
        <w:rPr>
          <w:shd w:val="clear" w:color="auto" w:fill="FFFFFF"/>
        </w:rPr>
        <w:t>a, noche o mayor ruido de fondo. Eso permitiría comparar no solo modos visuales, sino también contextos urbanos con distinta carga cognitiva.</w:t>
      </w:r>
    </w:p>
    <w:p w14:paraId="596AAC04" w14:textId="77777777" w:rsidR="00695C48" w:rsidRDefault="009B0E5E" w:rsidP="004E0D0F">
      <w:r>
        <w:rPr>
          <w:shd w:val="clear" w:color="auto" w:fill="FFFFFF"/>
        </w:rPr>
        <w:t>En segundo lugar, convendría incorporar más granularidad en los modos visuales sin perder el aviso pedagógico de q</w:t>
      </w:r>
      <w:r>
        <w:rPr>
          <w:shd w:val="clear" w:color="auto" w:fill="FFFFFF"/>
        </w:rPr>
        <w:t>ue se trata de una simulación formativa. Sería posible añadir submodos dentro de baja visión o enfermedades visuales, parametrizar intensidad de desenfoque, campo visual o contraste, o permitir combinaciones orientadas a talleres más avanzados. Cualquier a</w:t>
      </w:r>
      <w:r>
        <w:rPr>
          <w:shd w:val="clear" w:color="auto" w:fill="FFFFFF"/>
        </w:rPr>
        <w:t>mpliación debería mantener la advertencia de no equivalencia clínica, pero podría acercar la experiencia a casos más diversos sin convertir el prototipo en una herramienta de diagnóstico.</w:t>
      </w:r>
    </w:p>
    <w:p w14:paraId="6C55FA14" w14:textId="7D8EC60F" w:rsidR="00695C48" w:rsidDel="00C140FF" w:rsidRDefault="009B0E5E" w:rsidP="004E0D0F">
      <w:pPr>
        <w:rPr>
          <w:del w:id="891" w:author="David C. Perez Lopez" w:date="2026-07-15T10:00:00Z"/>
        </w:rPr>
      </w:pPr>
      <w:commentRangeStart w:id="892"/>
      <w:del w:id="893" w:author="David C. Perez Lopez" w:date="2026-07-15T10:00:00Z">
        <w:r w:rsidDel="00C140FF">
          <w:rPr>
            <w:shd w:val="clear" w:color="auto" w:fill="FFFFFF"/>
          </w:rPr>
          <w:delText>Otra mejora clara es conectar el toggle de pistas de voz del Setting</w:delText>
        </w:r>
        <w:r w:rsidDel="00C140FF">
          <w:rPr>
            <w:shd w:val="clear" w:color="auto" w:fill="FFFFFF"/>
          </w:rPr>
          <w:delText xml:space="preserve">sManager a un sistema narrado. En la versión actual el ajuste existe y persiste en PlayerPrefs, pero no activa aún un flujo de ayudas habladas durante la partida. Implementar ese sistema —por ejemplo, reforzar con voz la tarea activa, avisar de proximidad </w:delText>
        </w:r>
        <w:r w:rsidDel="00C140FF">
          <w:rPr>
            <w:shd w:val="clear" w:color="auto" w:fill="FFFFFF"/>
          </w:rPr>
          <w:delText>a la calzada o recordar el significado del cambio de señal sonora— reforzaría la accesibilidad pedagógica y permitiría estudiar si las pistas verbales reducen errores en usuarios noveles.</w:delText>
        </w:r>
      </w:del>
      <w:commentRangeEnd w:id="892"/>
      <w:r w:rsidR="00C140FF">
        <w:rPr>
          <w:rStyle w:val="Refdecomentario"/>
        </w:rPr>
        <w:commentReference w:id="892"/>
      </w:r>
    </w:p>
    <w:p w14:paraId="3967CF4C" w14:textId="11B8F9D9" w:rsidR="00695C48" w:rsidRDefault="009B0E5E" w:rsidP="004E0D0F">
      <w:r>
        <w:rPr>
          <w:shd w:val="clear" w:color="auto" w:fill="FFFFFF"/>
        </w:rPr>
        <w:t xml:space="preserve">En el plano técnico, una prioridad natural es </w:t>
      </w:r>
      <w:del w:id="894" w:author="David C. Perez Lopez" w:date="2026-07-15T10:01:00Z">
        <w:r w:rsidDel="00C140FF">
          <w:rPr>
            <w:shd w:val="clear" w:color="auto" w:fill="FFFFFF"/>
          </w:rPr>
          <w:delText>completar OpenXR en An</w:delText>
        </w:r>
        <w:r w:rsidDel="00C140FF">
          <w:rPr>
            <w:shd w:val="clear" w:color="auto" w:fill="FFFFFF"/>
          </w:rPr>
          <w:delText>droid para</w:delText>
        </w:r>
      </w:del>
      <w:ins w:id="895" w:author="David C. Perez Lopez" w:date="2026-07-15T10:01:00Z">
        <w:r w:rsidR="00C140FF">
          <w:rPr>
            <w:shd w:val="clear" w:color="auto" w:fill="FFFFFF"/>
          </w:rPr>
          <w:t>realizar una compilación para</w:t>
        </w:r>
      </w:ins>
      <w:r>
        <w:rPr>
          <w:shd w:val="clear" w:color="auto" w:fill="FFFFFF"/>
        </w:rPr>
        <w:t xml:space="preserve"> Quest autónomo.</w:t>
      </w:r>
      <w:del w:id="896" w:author="David C. Perez Lopez" w:date="2026-07-15T10:01:00Z">
        <w:r w:rsidDel="00C140FF">
          <w:rPr>
            <w:shd w:val="clear" w:color="auto" w:fill="FFFFFF"/>
          </w:rPr>
          <w:delText xml:space="preserve"> El proyecto ya contempla perfiles y build ARM64, pero el loader XR de Android quedó vacío en la entrega y las pruebas se hicieron por cable con el PC asumiendo el renderizado.</w:delText>
        </w:r>
      </w:del>
      <w:r>
        <w:rPr>
          <w:shd w:val="clear" w:color="auto" w:fill="FFFFFF"/>
        </w:rPr>
        <w:t xml:space="preserve"> Disponer de una versión standalone facilitaría demost</w:t>
      </w:r>
      <w:r>
        <w:rPr>
          <w:shd w:val="clear" w:color="auto" w:fill="FFFFFF"/>
        </w:rPr>
        <w:t>raciones sin ordenador y acercaría el prototipo al entorno de consumo</w:t>
      </w:r>
      <w:del w:id="897" w:author="David C. Perez Lopez" w:date="2026-07-15T10:02:00Z">
        <w:r w:rsidDel="00C140FF">
          <w:rPr>
            <w:shd w:val="clear" w:color="auto" w:fill="FFFFFF"/>
          </w:rPr>
          <w:delText xml:space="preserve"> en el que se mueven referencias como BlindSimulator</w:delText>
        </w:r>
      </w:del>
      <w:r>
        <w:rPr>
          <w:shd w:val="clear" w:color="auto" w:fill="FFFFFF"/>
        </w:rPr>
        <w:t>.</w:t>
      </w:r>
    </w:p>
    <w:p w14:paraId="5E885E2A" w14:textId="77777777" w:rsidR="00695C48" w:rsidRDefault="009B0E5E" w:rsidP="004E0D0F">
      <w:r>
        <w:rPr>
          <w:shd w:val="clear" w:color="auto" w:fill="FFFFFF"/>
        </w:rPr>
        <w:t xml:space="preserve">Por último, la mejora más relevante desde el punto de vista formativo y social sería realizar un estudio con más </w:t>
      </w:r>
      <w:r>
        <w:rPr>
          <w:shd w:val="clear" w:color="auto" w:fill="FFFFFF"/>
        </w:rPr>
        <w:t>participantes y, de ser posible, con orientadores de movilidad o personas con discapacidad visual. Una muestra mayor, un protocolo de observación más riguroso y la participación de perfiles expertos permitirían evaluar con más fundamento la claridad de las</w:t>
      </w:r>
      <w:r>
        <w:rPr>
          <w:shd w:val="clear" w:color="auto" w:fill="FFFFFF"/>
        </w:rPr>
        <w:t xml:space="preserve"> tareas, la utilidad de los apoyos no visuales y el lenguaje empleado en mensajes y resultados. Ese paso transformaría el prototipo de ejercicio académico demostrable en herramienta con evidencia empírica más sólida, sin dejar de ser una simulación y no un</w:t>
      </w:r>
      <w:r>
        <w:rPr>
          <w:shd w:val="clear" w:color="auto" w:fill="FFFFFF"/>
        </w:rPr>
        <w:t xml:space="preserve"> instrumento clínico.</w:t>
      </w:r>
    </w:p>
    <w:p w14:paraId="30915D02" w14:textId="3908C429" w:rsidR="00695C48" w:rsidDel="007352A1" w:rsidRDefault="009B0E5E" w:rsidP="004E0D0F">
      <w:pPr>
        <w:rPr>
          <w:del w:id="898" w:author="David C. Perez Lopez" w:date="2026-07-16T00:43:00Z"/>
        </w:rPr>
      </w:pPr>
      <w:r>
        <w:rPr>
          <w:shd w:val="clear" w:color="auto" w:fill="FFFFFF"/>
        </w:rPr>
        <w:t>En conjunto, estas líneas no parten de un fallo del TFG, sino de su naturaleza deliberadamente acotada. El trabajo actual demuestra viabilidad técnica y utilidad pedagógica inicial; las mejoras futuras deberían profundizar en contenid</w:t>
      </w:r>
      <w:r>
        <w:rPr>
          <w:shd w:val="clear" w:color="auto" w:fill="FFFFFF"/>
        </w:rPr>
        <w:t>o, accesibilidad, portabilidad y validación con usuarios reales.</w:t>
      </w:r>
    </w:p>
    <w:p w14:paraId="53A9D0D8" w14:textId="77777777" w:rsidR="00695C48" w:rsidRDefault="009B0E5E">
      <w:r>
        <w:lastRenderedPageBreak/>
        <w:br w:type="page"/>
      </w:r>
    </w:p>
    <w:p w14:paraId="34BDD45F" w14:textId="6CD02C3D" w:rsidR="00695C48" w:rsidRDefault="009B0E5E">
      <w:pPr>
        <w:pStyle w:val="Ttulo1"/>
      </w:pPr>
      <w:bookmarkStart w:id="899" w:name="_Toc234946593"/>
      <w:r>
        <w:lastRenderedPageBreak/>
        <w:t>Bibliografía</w:t>
      </w:r>
      <w:bookmarkEnd w:id="899"/>
    </w:p>
    <w:p w14:paraId="71891B8C" w14:textId="77777777" w:rsidR="00695C48" w:rsidRDefault="009B0E5E" w:rsidP="00F2741F">
      <w:pPr>
        <w:rPr>
          <w:szCs w:val="22"/>
          <w:lang w:val="en-US"/>
        </w:rPr>
      </w:pPr>
      <w:r>
        <w:rPr>
          <w:shd w:val="clear" w:color="auto" w:fill="FFFFFF"/>
        </w:rPr>
        <w:t xml:space="preserve">Barasche-Berdah, D., Paltiel, O., &amp; Raz, R. (2023). </w:t>
      </w:r>
      <w:r>
        <w:rPr>
          <w:shd w:val="clear" w:color="auto" w:fill="FFFFFF"/>
          <w:lang w:val="en-US"/>
        </w:rPr>
        <w:t>Active lifestyle and mobility of adults with vision impairment: A multiphase mixed-methods study. International Journal o</w:t>
      </w:r>
      <w:r>
        <w:rPr>
          <w:shd w:val="clear" w:color="auto" w:fill="FFFFFF"/>
          <w:lang w:val="en-US"/>
        </w:rPr>
        <w:t>f Environmental Research and Public Health, 20(19), 6839. https://doi.org/10.3390/ijerph20196839</w:t>
      </w:r>
    </w:p>
    <w:p w14:paraId="33F2BE4D" w14:textId="77777777" w:rsidR="00695C48" w:rsidRDefault="009B0E5E" w:rsidP="00F2741F">
      <w:pPr>
        <w:rPr>
          <w:szCs w:val="22"/>
          <w:lang w:val="en-US"/>
        </w:rPr>
      </w:pPr>
      <w:r>
        <w:rPr>
          <w:shd w:val="clear" w:color="auto" w:fill="FFFFFF"/>
          <w:lang w:val="en-US"/>
        </w:rPr>
        <w:t>Brock, A. M., &amp; Jouffrais, C. (2015). Interactive audio-tactile maps for visually impaired people. ACM SIGACCESS Accessibility and Computing, (113), 3-12. http</w:t>
      </w:r>
      <w:r>
        <w:rPr>
          <w:shd w:val="clear" w:color="auto" w:fill="FFFFFF"/>
          <w:lang w:val="en-US"/>
        </w:rPr>
        <w:t>s://doi.org/10.1145/2850440.2850441</w:t>
      </w:r>
    </w:p>
    <w:p w14:paraId="027B4DF1" w14:textId="77777777" w:rsidR="00695C48" w:rsidRDefault="009B0E5E" w:rsidP="00F2741F">
      <w:pPr>
        <w:rPr>
          <w:szCs w:val="22"/>
          <w:lang w:val="en-US"/>
        </w:rPr>
      </w:pPr>
      <w:r>
        <w:rPr>
          <w:shd w:val="clear" w:color="auto" w:fill="FFFFFF"/>
          <w:lang w:val="en-US"/>
        </w:rPr>
        <w:t xml:space="preserve">Funnybon. (s. f.). </w:t>
      </w:r>
      <w:r>
        <w:rPr>
          <w:shd w:val="clear" w:color="auto" w:fill="FFFFFF"/>
        </w:rPr>
        <w:t xml:space="preserve">BlindSimulator [Aplicación de realidad virtual]. </w:t>
      </w:r>
      <w:r>
        <w:rPr>
          <w:shd w:val="clear" w:color="auto" w:fill="FFFFFF"/>
          <w:lang w:val="en-US"/>
        </w:rPr>
        <w:t>Meta Quest Store. https://www.meta.com/es-es/experiences/blindsimulator/8740541632714213/</w:t>
      </w:r>
    </w:p>
    <w:p w14:paraId="4F69D258" w14:textId="77777777" w:rsidR="00695C48" w:rsidRDefault="009B0E5E" w:rsidP="00F2741F">
      <w:pPr>
        <w:rPr>
          <w:szCs w:val="22"/>
        </w:rPr>
      </w:pPr>
      <w:r>
        <w:rPr>
          <w:shd w:val="clear" w:color="auto" w:fill="FFFFFF"/>
        </w:rPr>
        <w:t>Instituto Nacional de Estadística. (2024). Encuesta de discapa</w:t>
      </w:r>
      <w:r>
        <w:rPr>
          <w:shd w:val="clear" w:color="auto" w:fill="FFFFFF"/>
        </w:rPr>
        <w:t>cidad, autonomía personal y situaciones de dependencia. Población residente en centros (EDAD centros). Año 2023. https://www.ine.es/dyngs/INEbase/es/operacion.htm?c=Estadistica_C&amp;cid=1254736176782&amp;idp=1254735573175</w:t>
      </w:r>
    </w:p>
    <w:p w14:paraId="29B751DD" w14:textId="77777777" w:rsidR="00695C48" w:rsidRDefault="009B0E5E" w:rsidP="00F2741F">
      <w:pPr>
        <w:rPr>
          <w:szCs w:val="22"/>
          <w:lang w:val="en-US"/>
        </w:rPr>
      </w:pPr>
      <w:r>
        <w:rPr>
          <w:shd w:val="clear" w:color="auto" w:fill="FFFFFF"/>
          <w:lang w:val="en-US"/>
        </w:rPr>
        <w:t xml:space="preserve">National Eye Institute. (2024). See What </w:t>
      </w:r>
      <w:r>
        <w:rPr>
          <w:shd w:val="clear" w:color="auto" w:fill="FFFFFF"/>
          <w:lang w:val="en-US"/>
        </w:rPr>
        <w:t>I See: Virtual reality eye disease experience. https://www.nei.nih.gov/about/education-and-outreach/see-what-i-see-virtual-reality-eye-disease-experience</w:t>
      </w:r>
    </w:p>
    <w:p w14:paraId="78CC583C" w14:textId="77777777" w:rsidR="00695C48" w:rsidRDefault="009B0E5E" w:rsidP="00F2741F">
      <w:pPr>
        <w:rPr>
          <w:szCs w:val="22"/>
        </w:rPr>
      </w:pPr>
      <w:r>
        <w:rPr>
          <w:shd w:val="clear" w:color="auto" w:fill="FFFFFF"/>
        </w:rPr>
        <w:t>Organización Mundial de la Salud. (2024). Ceguera y discapacidad visual. https://www.who.int/news-room</w:t>
      </w:r>
      <w:r>
        <w:rPr>
          <w:shd w:val="clear" w:color="auto" w:fill="FFFFFF"/>
        </w:rPr>
        <w:t>/fact-sheets/detail/blindness-and-visual-impairment</w:t>
      </w:r>
    </w:p>
    <w:p w14:paraId="5261E48A" w14:textId="77777777" w:rsidR="00695C48" w:rsidRDefault="009B0E5E" w:rsidP="00F2741F">
      <w:pPr>
        <w:rPr>
          <w:szCs w:val="22"/>
          <w:lang w:val="en-US"/>
        </w:rPr>
      </w:pPr>
      <w:r>
        <w:rPr>
          <w:shd w:val="clear" w:color="auto" w:fill="FFFFFF"/>
          <w:lang w:val="en-US"/>
        </w:rPr>
        <w:t>Pigeon, C., Baltenneck, N., Evennou, M., Uzan, G., &amp; Galiano, A. R. (2025). Mobility in adults with visual impairment: Results from an online survey. Transportation Research Part F: Traffic Psychology and</w:t>
      </w:r>
      <w:r>
        <w:rPr>
          <w:shd w:val="clear" w:color="auto" w:fill="FFFFFF"/>
          <w:lang w:val="en-US"/>
        </w:rPr>
        <w:t xml:space="preserve"> Behaviour, 116, 103429. https://doi.org/10.1016/j.trf.2025.103429</w:t>
      </w:r>
    </w:p>
    <w:p w14:paraId="10896DF5" w14:textId="77777777" w:rsidR="00695C48" w:rsidRDefault="009B0E5E" w:rsidP="00F2741F">
      <w:pPr>
        <w:rPr>
          <w:szCs w:val="22"/>
        </w:rPr>
      </w:pPr>
      <w:r>
        <w:rPr>
          <w:shd w:val="clear" w:color="auto" w:fill="FFFFFF"/>
        </w:rPr>
        <w:t>Real Patronato sobre Discapacidad. (s. f.). Enfoque y datos sobre discapacidad. https://www.rpdiscapacidad.gob.es/discapacidad-derechos-humanos/enfoque.htm</w:t>
      </w:r>
    </w:p>
    <w:p w14:paraId="034C1218" w14:textId="77777777" w:rsidR="00695C48" w:rsidRDefault="009B0E5E" w:rsidP="00F2741F">
      <w:pPr>
        <w:rPr>
          <w:szCs w:val="22"/>
          <w:lang w:val="en-US"/>
        </w:rPr>
      </w:pPr>
      <w:r>
        <w:rPr>
          <w:shd w:val="clear" w:color="auto" w:fill="FFFFFF"/>
          <w:lang w:val="en-US"/>
        </w:rPr>
        <w:t>Retina Gipuzkoa Begisare. (s. f.)</w:t>
      </w:r>
      <w:r>
        <w:rPr>
          <w:shd w:val="clear" w:color="auto" w:fill="FFFFFF"/>
          <w:lang w:val="en-US"/>
        </w:rPr>
        <w:t>. VR APP "I have low vision". https://www.tengobajavision.com/en/app/vr-simulator/</w:t>
      </w:r>
    </w:p>
    <w:p w14:paraId="185EDE24" w14:textId="77777777" w:rsidR="00695C48" w:rsidRDefault="009B0E5E" w:rsidP="00F2741F">
      <w:pPr>
        <w:rPr>
          <w:szCs w:val="22"/>
          <w:lang w:val="en-US"/>
        </w:rPr>
      </w:pPr>
      <w:r>
        <w:rPr>
          <w:shd w:val="clear" w:color="auto" w:fill="FFFFFF"/>
          <w:lang w:val="en-US"/>
        </w:rPr>
        <w:t>XREye. (s. f.). Vision impairment simulator demo. https://xreye.io/demo/</w:t>
      </w:r>
    </w:p>
    <w:p w14:paraId="0A7CC022" w14:textId="77777777" w:rsidR="00695C48" w:rsidRDefault="00695C48">
      <w:pPr>
        <w:rPr>
          <w:lang w:val="en-US"/>
        </w:rPr>
      </w:pPr>
    </w:p>
    <w:p w14:paraId="4303E43F" w14:textId="77777777" w:rsidR="002D482E" w:rsidRDefault="002D482E">
      <w:pPr>
        <w:widowControl/>
        <w:spacing w:after="0"/>
        <w:jc w:val="left"/>
        <w:rPr>
          <w:rFonts w:eastAsiaTheme="majorEastAsia"/>
          <w:b/>
          <w:color w:val="000000" w:themeColor="text1"/>
          <w:sz w:val="28"/>
          <w:szCs w:val="48"/>
        </w:rPr>
      </w:pPr>
      <w:bookmarkStart w:id="900" w:name="_Toc223335626"/>
      <w:r>
        <w:br w:type="page"/>
      </w:r>
    </w:p>
    <w:p w14:paraId="7AD77919" w14:textId="06B0ADB0" w:rsidR="002D482E" w:rsidRPr="00FF2836" w:rsidRDefault="002D482E" w:rsidP="002D482E">
      <w:pPr>
        <w:pStyle w:val="Ttulo1"/>
        <w:numPr>
          <w:ilvl w:val="0"/>
          <w:numId w:val="0"/>
        </w:numPr>
      </w:pPr>
      <w:bookmarkStart w:id="901" w:name="_Toc234946594"/>
      <w:r w:rsidRPr="00911FD4">
        <w:lastRenderedPageBreak/>
        <w:t>ANEXO</w:t>
      </w:r>
      <w:r w:rsidRPr="00FF2836">
        <w:t xml:space="preserve"> I. R</w:t>
      </w:r>
      <w:r>
        <w:t>elación del TFG/TFM con los ODS de la agenda 2030</w:t>
      </w:r>
      <w:bookmarkEnd w:id="900"/>
      <w:bookmarkEnd w:id="901"/>
    </w:p>
    <w:p w14:paraId="374DAC0B" w14:textId="77777777" w:rsidR="002D482E" w:rsidRDefault="002D482E" w:rsidP="002D482E">
      <w:pPr>
        <w:jc w:val="left"/>
      </w:pPr>
      <w:r>
        <w:t>Grado de relación del trabajo con los Objetivos de Desarrollo Sostenible (ODS).</w:t>
      </w:r>
    </w:p>
    <w:p w14:paraId="39CDF47E" w14:textId="77777777" w:rsidR="002D482E" w:rsidRDefault="002D482E" w:rsidP="002D482E"/>
    <w:tbl>
      <w:tblPr>
        <w:tblStyle w:val="TableNormal"/>
        <w:tblW w:w="8812"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4"/>
        <w:gridCol w:w="4198"/>
        <w:gridCol w:w="886"/>
        <w:gridCol w:w="884"/>
        <w:gridCol w:w="887"/>
        <w:gridCol w:w="1053"/>
      </w:tblGrid>
      <w:tr w:rsidR="002D482E" w14:paraId="1D8CAD93" w14:textId="77777777" w:rsidTr="00896614">
        <w:trPr>
          <w:trHeight w:val="990"/>
        </w:trPr>
        <w:tc>
          <w:tcPr>
            <w:tcW w:w="5102" w:type="dxa"/>
            <w:gridSpan w:val="2"/>
            <w:vAlign w:val="center"/>
          </w:tcPr>
          <w:p w14:paraId="2D295F17" w14:textId="77777777" w:rsidR="002D482E" w:rsidRDefault="002D482E" w:rsidP="00896614">
            <w:pPr>
              <w:pStyle w:val="TableParagraph"/>
              <w:spacing w:before="56"/>
              <w:ind w:left="107"/>
              <w:jc w:val="center"/>
              <w:rPr>
                <w:b/>
              </w:rPr>
            </w:pPr>
            <w:r>
              <w:rPr>
                <w:b/>
              </w:rPr>
              <w:t>Objetivos de Desarrollo Sostenibles</w:t>
            </w:r>
          </w:p>
        </w:tc>
        <w:tc>
          <w:tcPr>
            <w:tcW w:w="886" w:type="dxa"/>
            <w:vAlign w:val="center"/>
          </w:tcPr>
          <w:p w14:paraId="2731BC9D" w14:textId="77777777" w:rsidR="002D482E" w:rsidRDefault="002D482E" w:rsidP="00896614">
            <w:pPr>
              <w:pStyle w:val="TableParagraph"/>
              <w:spacing w:before="56"/>
              <w:ind w:left="67"/>
              <w:jc w:val="center"/>
              <w:rPr>
                <w:b/>
              </w:rPr>
            </w:pPr>
            <w:r>
              <w:rPr>
                <w:b/>
              </w:rPr>
              <w:t>Alto</w:t>
            </w:r>
          </w:p>
        </w:tc>
        <w:tc>
          <w:tcPr>
            <w:tcW w:w="884" w:type="dxa"/>
            <w:vAlign w:val="center"/>
          </w:tcPr>
          <w:p w14:paraId="3A1DA2E9" w14:textId="77777777" w:rsidR="002D482E" w:rsidRDefault="002D482E" w:rsidP="00896614">
            <w:pPr>
              <w:pStyle w:val="TableParagraph"/>
              <w:spacing w:before="56"/>
              <w:ind w:left="142" w:hanging="181"/>
              <w:jc w:val="center"/>
              <w:rPr>
                <w:b/>
              </w:rPr>
            </w:pPr>
            <w:r>
              <w:rPr>
                <w:b/>
              </w:rPr>
              <w:t>Medio</w:t>
            </w:r>
          </w:p>
        </w:tc>
        <w:tc>
          <w:tcPr>
            <w:tcW w:w="887" w:type="dxa"/>
            <w:vAlign w:val="center"/>
          </w:tcPr>
          <w:p w14:paraId="1DFF9040" w14:textId="77777777" w:rsidR="002D482E" w:rsidRDefault="002D482E" w:rsidP="00896614">
            <w:pPr>
              <w:pStyle w:val="TableParagraph"/>
              <w:spacing w:before="56"/>
              <w:ind w:left="237" w:hanging="181"/>
              <w:jc w:val="center"/>
              <w:rPr>
                <w:b/>
              </w:rPr>
            </w:pPr>
            <w:r>
              <w:rPr>
                <w:b/>
              </w:rPr>
              <w:t>Bajo</w:t>
            </w:r>
          </w:p>
        </w:tc>
        <w:tc>
          <w:tcPr>
            <w:tcW w:w="1053" w:type="dxa"/>
            <w:vAlign w:val="center"/>
          </w:tcPr>
          <w:p w14:paraId="704DA54A" w14:textId="77777777" w:rsidR="002D482E" w:rsidRDefault="002D482E" w:rsidP="00896614">
            <w:pPr>
              <w:pStyle w:val="TableParagraph"/>
              <w:spacing w:before="56" w:line="259" w:lineRule="auto"/>
              <w:ind w:left="121" w:right="115" w:hanging="181"/>
              <w:jc w:val="center"/>
              <w:rPr>
                <w:b/>
              </w:rPr>
            </w:pPr>
            <w:r>
              <w:rPr>
                <w:b/>
              </w:rPr>
              <w:t>No</w:t>
            </w:r>
          </w:p>
          <w:p w14:paraId="6DCAF101" w14:textId="77777777" w:rsidR="002D482E" w:rsidRDefault="002D482E" w:rsidP="00896614">
            <w:pPr>
              <w:pStyle w:val="TableParagraph"/>
              <w:spacing w:before="56" w:line="259" w:lineRule="auto"/>
              <w:ind w:left="121" w:right="115" w:hanging="181"/>
              <w:jc w:val="center"/>
              <w:rPr>
                <w:b/>
              </w:rPr>
            </w:pPr>
            <w:r>
              <w:rPr>
                <w:b/>
              </w:rPr>
              <w:t>Procede</w:t>
            </w:r>
          </w:p>
        </w:tc>
      </w:tr>
      <w:tr w:rsidR="002D482E" w14:paraId="39935D9B" w14:textId="77777777" w:rsidTr="00896614">
        <w:trPr>
          <w:trHeight w:val="410"/>
        </w:trPr>
        <w:tc>
          <w:tcPr>
            <w:tcW w:w="904" w:type="dxa"/>
            <w:tcBorders>
              <w:right w:val="nil"/>
            </w:tcBorders>
          </w:tcPr>
          <w:p w14:paraId="38EB9DC5" w14:textId="77777777" w:rsidR="002D482E" w:rsidRDefault="002D482E" w:rsidP="00896614">
            <w:pPr>
              <w:pStyle w:val="TableParagraph"/>
              <w:spacing w:before="56"/>
              <w:ind w:left="107"/>
            </w:pPr>
            <w:r>
              <w:t>ODS 1.</w:t>
            </w:r>
          </w:p>
        </w:tc>
        <w:tc>
          <w:tcPr>
            <w:tcW w:w="4198" w:type="dxa"/>
            <w:tcBorders>
              <w:left w:val="nil"/>
            </w:tcBorders>
          </w:tcPr>
          <w:p w14:paraId="42105F57" w14:textId="77777777" w:rsidR="002D482E" w:rsidRDefault="002D482E" w:rsidP="00896614">
            <w:pPr>
              <w:pStyle w:val="TableParagraph"/>
              <w:spacing w:before="56"/>
              <w:ind w:left="87"/>
              <w:rPr>
                <w:b/>
              </w:rPr>
            </w:pPr>
            <w:r>
              <w:rPr>
                <w:b/>
              </w:rPr>
              <w:t>Fin de la pobreza.</w:t>
            </w:r>
          </w:p>
        </w:tc>
        <w:tc>
          <w:tcPr>
            <w:tcW w:w="886" w:type="dxa"/>
          </w:tcPr>
          <w:p w14:paraId="09265F1B" w14:textId="77777777" w:rsidR="002D482E" w:rsidRDefault="002D482E" w:rsidP="00896614">
            <w:pPr>
              <w:pStyle w:val="TableParagraph"/>
              <w:rPr>
                <w:rFonts w:ascii="Times New Roman"/>
                <w:sz w:val="20"/>
              </w:rPr>
            </w:pPr>
          </w:p>
        </w:tc>
        <w:tc>
          <w:tcPr>
            <w:tcW w:w="884" w:type="dxa"/>
          </w:tcPr>
          <w:p w14:paraId="201B41C3" w14:textId="77777777" w:rsidR="002D482E" w:rsidRDefault="002D482E" w:rsidP="00896614">
            <w:pPr>
              <w:pStyle w:val="TableParagraph"/>
              <w:rPr>
                <w:rFonts w:ascii="Times New Roman"/>
                <w:sz w:val="20"/>
              </w:rPr>
            </w:pPr>
          </w:p>
        </w:tc>
        <w:tc>
          <w:tcPr>
            <w:tcW w:w="887" w:type="dxa"/>
          </w:tcPr>
          <w:p w14:paraId="50B69D19" w14:textId="77777777" w:rsidR="002D482E" w:rsidRDefault="002D482E" w:rsidP="00896614">
            <w:pPr>
              <w:pStyle w:val="TableParagraph"/>
              <w:rPr>
                <w:rFonts w:ascii="Times New Roman"/>
                <w:sz w:val="20"/>
              </w:rPr>
            </w:pPr>
          </w:p>
        </w:tc>
        <w:tc>
          <w:tcPr>
            <w:tcW w:w="1053" w:type="dxa"/>
          </w:tcPr>
          <w:p w14:paraId="08B597F6" w14:textId="77777777" w:rsidR="002D482E" w:rsidRDefault="002D482E" w:rsidP="00896614">
            <w:pPr>
              <w:pStyle w:val="TableParagraph"/>
              <w:rPr>
                <w:rFonts w:ascii="Times New Roman"/>
                <w:sz w:val="20"/>
              </w:rPr>
            </w:pPr>
          </w:p>
        </w:tc>
      </w:tr>
      <w:tr w:rsidR="002D482E" w14:paraId="5FAD56BC" w14:textId="77777777" w:rsidTr="00896614">
        <w:trPr>
          <w:trHeight w:val="410"/>
        </w:trPr>
        <w:tc>
          <w:tcPr>
            <w:tcW w:w="904" w:type="dxa"/>
            <w:tcBorders>
              <w:right w:val="nil"/>
            </w:tcBorders>
          </w:tcPr>
          <w:p w14:paraId="657AE7B6" w14:textId="77777777" w:rsidR="002D482E" w:rsidRDefault="002D482E" w:rsidP="00896614">
            <w:pPr>
              <w:pStyle w:val="TableParagraph"/>
              <w:spacing w:before="56"/>
              <w:ind w:left="107"/>
            </w:pPr>
            <w:r>
              <w:t>ODS 2.</w:t>
            </w:r>
          </w:p>
        </w:tc>
        <w:tc>
          <w:tcPr>
            <w:tcW w:w="4198" w:type="dxa"/>
            <w:tcBorders>
              <w:left w:val="nil"/>
            </w:tcBorders>
          </w:tcPr>
          <w:p w14:paraId="37181A3E" w14:textId="77777777" w:rsidR="002D482E" w:rsidRDefault="002D482E" w:rsidP="00896614">
            <w:pPr>
              <w:pStyle w:val="TableParagraph"/>
              <w:spacing w:before="56"/>
              <w:ind w:left="87"/>
              <w:rPr>
                <w:b/>
              </w:rPr>
            </w:pPr>
            <w:r>
              <w:rPr>
                <w:b/>
              </w:rPr>
              <w:t>Hambre cero.</w:t>
            </w:r>
          </w:p>
        </w:tc>
        <w:tc>
          <w:tcPr>
            <w:tcW w:w="886" w:type="dxa"/>
          </w:tcPr>
          <w:p w14:paraId="32B3904B" w14:textId="77777777" w:rsidR="002D482E" w:rsidRDefault="002D482E" w:rsidP="00896614">
            <w:pPr>
              <w:pStyle w:val="TableParagraph"/>
              <w:rPr>
                <w:rFonts w:ascii="Times New Roman"/>
                <w:sz w:val="20"/>
              </w:rPr>
            </w:pPr>
          </w:p>
        </w:tc>
        <w:tc>
          <w:tcPr>
            <w:tcW w:w="884" w:type="dxa"/>
          </w:tcPr>
          <w:p w14:paraId="2DB369EF" w14:textId="77777777" w:rsidR="002D482E" w:rsidRDefault="002D482E" w:rsidP="00896614">
            <w:pPr>
              <w:pStyle w:val="TableParagraph"/>
              <w:rPr>
                <w:rFonts w:ascii="Times New Roman"/>
                <w:sz w:val="20"/>
              </w:rPr>
            </w:pPr>
          </w:p>
        </w:tc>
        <w:tc>
          <w:tcPr>
            <w:tcW w:w="887" w:type="dxa"/>
          </w:tcPr>
          <w:p w14:paraId="56F3C3C0" w14:textId="77777777" w:rsidR="002D482E" w:rsidRDefault="002D482E" w:rsidP="00896614">
            <w:pPr>
              <w:pStyle w:val="TableParagraph"/>
              <w:rPr>
                <w:rFonts w:ascii="Times New Roman"/>
                <w:sz w:val="20"/>
              </w:rPr>
            </w:pPr>
          </w:p>
        </w:tc>
        <w:tc>
          <w:tcPr>
            <w:tcW w:w="1053" w:type="dxa"/>
          </w:tcPr>
          <w:p w14:paraId="60A972FE" w14:textId="77777777" w:rsidR="002D482E" w:rsidRDefault="002D482E" w:rsidP="00896614">
            <w:pPr>
              <w:pStyle w:val="TableParagraph"/>
              <w:rPr>
                <w:rFonts w:ascii="Times New Roman"/>
                <w:sz w:val="20"/>
              </w:rPr>
            </w:pPr>
          </w:p>
        </w:tc>
      </w:tr>
      <w:tr w:rsidR="002D482E" w14:paraId="26C1AB18" w14:textId="77777777" w:rsidTr="00896614">
        <w:trPr>
          <w:trHeight w:val="407"/>
        </w:trPr>
        <w:tc>
          <w:tcPr>
            <w:tcW w:w="904" w:type="dxa"/>
            <w:tcBorders>
              <w:right w:val="nil"/>
            </w:tcBorders>
          </w:tcPr>
          <w:p w14:paraId="17E549AF" w14:textId="77777777" w:rsidR="002D482E" w:rsidRDefault="002D482E" w:rsidP="00896614">
            <w:pPr>
              <w:pStyle w:val="TableParagraph"/>
              <w:spacing w:before="56"/>
              <w:ind w:left="107"/>
            </w:pPr>
            <w:r>
              <w:t>ODS 3.</w:t>
            </w:r>
          </w:p>
        </w:tc>
        <w:tc>
          <w:tcPr>
            <w:tcW w:w="4198" w:type="dxa"/>
            <w:tcBorders>
              <w:left w:val="nil"/>
            </w:tcBorders>
          </w:tcPr>
          <w:p w14:paraId="52487AD1" w14:textId="77777777" w:rsidR="002D482E" w:rsidRDefault="002D482E" w:rsidP="00896614">
            <w:pPr>
              <w:pStyle w:val="TableParagraph"/>
              <w:spacing w:before="56"/>
              <w:ind w:left="87"/>
              <w:rPr>
                <w:b/>
              </w:rPr>
            </w:pPr>
            <w:r>
              <w:rPr>
                <w:b/>
              </w:rPr>
              <w:t>Salud y bienestar.</w:t>
            </w:r>
          </w:p>
        </w:tc>
        <w:tc>
          <w:tcPr>
            <w:tcW w:w="886" w:type="dxa"/>
          </w:tcPr>
          <w:p w14:paraId="419C7F43" w14:textId="77777777" w:rsidR="002D482E" w:rsidRDefault="002D482E" w:rsidP="00896614">
            <w:pPr>
              <w:pStyle w:val="TableParagraph"/>
              <w:rPr>
                <w:rFonts w:ascii="Times New Roman"/>
                <w:sz w:val="20"/>
              </w:rPr>
            </w:pPr>
          </w:p>
        </w:tc>
        <w:tc>
          <w:tcPr>
            <w:tcW w:w="884" w:type="dxa"/>
          </w:tcPr>
          <w:p w14:paraId="2BCB174A" w14:textId="77777777" w:rsidR="002D482E" w:rsidRDefault="002D482E" w:rsidP="00896614">
            <w:pPr>
              <w:pStyle w:val="TableParagraph"/>
              <w:rPr>
                <w:rFonts w:ascii="Times New Roman"/>
                <w:sz w:val="20"/>
              </w:rPr>
            </w:pPr>
          </w:p>
        </w:tc>
        <w:tc>
          <w:tcPr>
            <w:tcW w:w="887" w:type="dxa"/>
          </w:tcPr>
          <w:p w14:paraId="29494594" w14:textId="77777777" w:rsidR="002D482E" w:rsidRDefault="002D482E" w:rsidP="00896614">
            <w:pPr>
              <w:pStyle w:val="TableParagraph"/>
              <w:rPr>
                <w:rFonts w:ascii="Times New Roman"/>
                <w:sz w:val="20"/>
              </w:rPr>
            </w:pPr>
          </w:p>
        </w:tc>
        <w:tc>
          <w:tcPr>
            <w:tcW w:w="1053" w:type="dxa"/>
          </w:tcPr>
          <w:p w14:paraId="7AFF147B" w14:textId="77777777" w:rsidR="002D482E" w:rsidRDefault="002D482E" w:rsidP="00896614">
            <w:pPr>
              <w:pStyle w:val="TableParagraph"/>
              <w:rPr>
                <w:rFonts w:ascii="Times New Roman"/>
                <w:sz w:val="20"/>
              </w:rPr>
            </w:pPr>
          </w:p>
        </w:tc>
      </w:tr>
      <w:tr w:rsidR="002D482E" w14:paraId="248015EB" w14:textId="77777777" w:rsidTr="00896614">
        <w:trPr>
          <w:trHeight w:val="410"/>
        </w:trPr>
        <w:tc>
          <w:tcPr>
            <w:tcW w:w="904" w:type="dxa"/>
            <w:tcBorders>
              <w:right w:val="nil"/>
            </w:tcBorders>
          </w:tcPr>
          <w:p w14:paraId="6ECD8DA9" w14:textId="77777777" w:rsidR="002D482E" w:rsidRDefault="002D482E" w:rsidP="00896614">
            <w:pPr>
              <w:pStyle w:val="TableParagraph"/>
              <w:spacing w:before="59"/>
              <w:ind w:left="107"/>
            </w:pPr>
            <w:r>
              <w:t>ODS 4.</w:t>
            </w:r>
          </w:p>
        </w:tc>
        <w:tc>
          <w:tcPr>
            <w:tcW w:w="4198" w:type="dxa"/>
            <w:tcBorders>
              <w:left w:val="nil"/>
            </w:tcBorders>
          </w:tcPr>
          <w:p w14:paraId="5EC07358" w14:textId="77777777" w:rsidR="002D482E" w:rsidRDefault="002D482E" w:rsidP="00896614">
            <w:pPr>
              <w:pStyle w:val="TableParagraph"/>
              <w:spacing w:before="59"/>
              <w:ind w:left="87"/>
              <w:rPr>
                <w:b/>
              </w:rPr>
            </w:pPr>
            <w:r>
              <w:rPr>
                <w:b/>
              </w:rPr>
              <w:t>Educación de calidad.</w:t>
            </w:r>
          </w:p>
        </w:tc>
        <w:tc>
          <w:tcPr>
            <w:tcW w:w="886" w:type="dxa"/>
          </w:tcPr>
          <w:p w14:paraId="1815E6FD" w14:textId="77777777" w:rsidR="002D482E" w:rsidRDefault="002D482E" w:rsidP="00896614">
            <w:pPr>
              <w:pStyle w:val="TableParagraph"/>
              <w:rPr>
                <w:rFonts w:ascii="Times New Roman"/>
                <w:sz w:val="20"/>
              </w:rPr>
            </w:pPr>
          </w:p>
        </w:tc>
        <w:tc>
          <w:tcPr>
            <w:tcW w:w="884" w:type="dxa"/>
          </w:tcPr>
          <w:p w14:paraId="1B4B4098" w14:textId="77777777" w:rsidR="002D482E" w:rsidRDefault="002D482E" w:rsidP="00896614">
            <w:pPr>
              <w:pStyle w:val="TableParagraph"/>
              <w:rPr>
                <w:rFonts w:ascii="Times New Roman"/>
                <w:sz w:val="20"/>
              </w:rPr>
            </w:pPr>
          </w:p>
        </w:tc>
        <w:tc>
          <w:tcPr>
            <w:tcW w:w="887" w:type="dxa"/>
          </w:tcPr>
          <w:p w14:paraId="30F9C20A" w14:textId="77777777" w:rsidR="002D482E" w:rsidRDefault="002D482E" w:rsidP="00896614">
            <w:pPr>
              <w:pStyle w:val="TableParagraph"/>
              <w:rPr>
                <w:rFonts w:ascii="Times New Roman"/>
                <w:sz w:val="20"/>
              </w:rPr>
            </w:pPr>
          </w:p>
        </w:tc>
        <w:tc>
          <w:tcPr>
            <w:tcW w:w="1053" w:type="dxa"/>
          </w:tcPr>
          <w:p w14:paraId="7895C3A9" w14:textId="77777777" w:rsidR="002D482E" w:rsidRDefault="002D482E" w:rsidP="00896614">
            <w:pPr>
              <w:pStyle w:val="TableParagraph"/>
              <w:rPr>
                <w:rFonts w:ascii="Times New Roman"/>
                <w:sz w:val="20"/>
              </w:rPr>
            </w:pPr>
          </w:p>
        </w:tc>
      </w:tr>
      <w:tr w:rsidR="002D482E" w14:paraId="4493848A" w14:textId="77777777" w:rsidTr="00896614">
        <w:trPr>
          <w:trHeight w:val="410"/>
        </w:trPr>
        <w:tc>
          <w:tcPr>
            <w:tcW w:w="904" w:type="dxa"/>
            <w:tcBorders>
              <w:right w:val="nil"/>
            </w:tcBorders>
          </w:tcPr>
          <w:p w14:paraId="60D5A505" w14:textId="77777777" w:rsidR="002D482E" w:rsidRDefault="002D482E" w:rsidP="00896614">
            <w:pPr>
              <w:pStyle w:val="TableParagraph"/>
              <w:spacing w:before="59"/>
              <w:ind w:left="107"/>
            </w:pPr>
            <w:r>
              <w:t>ODS 5.</w:t>
            </w:r>
          </w:p>
        </w:tc>
        <w:tc>
          <w:tcPr>
            <w:tcW w:w="4198" w:type="dxa"/>
            <w:tcBorders>
              <w:left w:val="nil"/>
            </w:tcBorders>
          </w:tcPr>
          <w:p w14:paraId="7F28AA0C" w14:textId="77777777" w:rsidR="002D482E" w:rsidRDefault="002D482E" w:rsidP="00896614">
            <w:pPr>
              <w:pStyle w:val="TableParagraph"/>
              <w:spacing w:before="59"/>
              <w:ind w:left="87"/>
              <w:rPr>
                <w:b/>
              </w:rPr>
            </w:pPr>
            <w:r>
              <w:rPr>
                <w:b/>
              </w:rPr>
              <w:t>Igualdad de género.</w:t>
            </w:r>
          </w:p>
        </w:tc>
        <w:tc>
          <w:tcPr>
            <w:tcW w:w="886" w:type="dxa"/>
          </w:tcPr>
          <w:p w14:paraId="56108A84" w14:textId="77777777" w:rsidR="002D482E" w:rsidRDefault="002D482E" w:rsidP="00896614">
            <w:pPr>
              <w:pStyle w:val="TableParagraph"/>
              <w:rPr>
                <w:rFonts w:ascii="Times New Roman"/>
                <w:sz w:val="20"/>
              </w:rPr>
            </w:pPr>
          </w:p>
        </w:tc>
        <w:tc>
          <w:tcPr>
            <w:tcW w:w="884" w:type="dxa"/>
          </w:tcPr>
          <w:p w14:paraId="539EC30B" w14:textId="77777777" w:rsidR="002D482E" w:rsidRDefault="002D482E" w:rsidP="00896614">
            <w:pPr>
              <w:pStyle w:val="TableParagraph"/>
              <w:rPr>
                <w:rFonts w:ascii="Times New Roman"/>
                <w:sz w:val="20"/>
              </w:rPr>
            </w:pPr>
          </w:p>
        </w:tc>
        <w:tc>
          <w:tcPr>
            <w:tcW w:w="887" w:type="dxa"/>
          </w:tcPr>
          <w:p w14:paraId="0CAD55B7" w14:textId="77777777" w:rsidR="002D482E" w:rsidRDefault="002D482E" w:rsidP="00896614">
            <w:pPr>
              <w:pStyle w:val="TableParagraph"/>
              <w:rPr>
                <w:rFonts w:ascii="Times New Roman"/>
                <w:sz w:val="20"/>
              </w:rPr>
            </w:pPr>
          </w:p>
        </w:tc>
        <w:tc>
          <w:tcPr>
            <w:tcW w:w="1053" w:type="dxa"/>
          </w:tcPr>
          <w:p w14:paraId="70BE035A" w14:textId="77777777" w:rsidR="002D482E" w:rsidRDefault="002D482E" w:rsidP="00896614">
            <w:pPr>
              <w:pStyle w:val="TableParagraph"/>
              <w:rPr>
                <w:rFonts w:ascii="Times New Roman"/>
                <w:sz w:val="20"/>
              </w:rPr>
            </w:pPr>
          </w:p>
        </w:tc>
      </w:tr>
      <w:tr w:rsidR="002D482E" w14:paraId="284B5059" w14:textId="77777777" w:rsidTr="00896614">
        <w:trPr>
          <w:trHeight w:val="410"/>
        </w:trPr>
        <w:tc>
          <w:tcPr>
            <w:tcW w:w="904" w:type="dxa"/>
            <w:tcBorders>
              <w:right w:val="nil"/>
            </w:tcBorders>
          </w:tcPr>
          <w:p w14:paraId="6A506AE3" w14:textId="77777777" w:rsidR="002D482E" w:rsidRDefault="002D482E" w:rsidP="00896614">
            <w:pPr>
              <w:pStyle w:val="TableParagraph"/>
              <w:spacing w:before="56"/>
              <w:ind w:left="107"/>
            </w:pPr>
            <w:r>
              <w:t>ODS 6.</w:t>
            </w:r>
          </w:p>
        </w:tc>
        <w:tc>
          <w:tcPr>
            <w:tcW w:w="4198" w:type="dxa"/>
            <w:tcBorders>
              <w:left w:val="nil"/>
            </w:tcBorders>
          </w:tcPr>
          <w:p w14:paraId="2A216E9E" w14:textId="77777777" w:rsidR="002D482E" w:rsidRDefault="002D482E" w:rsidP="00896614">
            <w:pPr>
              <w:pStyle w:val="TableParagraph"/>
              <w:spacing w:before="56"/>
              <w:ind w:left="87"/>
              <w:rPr>
                <w:b/>
              </w:rPr>
            </w:pPr>
            <w:r>
              <w:rPr>
                <w:b/>
              </w:rPr>
              <w:t>Agua limpia y saneamiento.</w:t>
            </w:r>
          </w:p>
        </w:tc>
        <w:tc>
          <w:tcPr>
            <w:tcW w:w="886" w:type="dxa"/>
          </w:tcPr>
          <w:p w14:paraId="5F9D694E" w14:textId="77777777" w:rsidR="002D482E" w:rsidRDefault="002D482E" w:rsidP="00896614">
            <w:pPr>
              <w:pStyle w:val="TableParagraph"/>
              <w:rPr>
                <w:rFonts w:ascii="Times New Roman"/>
                <w:sz w:val="20"/>
              </w:rPr>
            </w:pPr>
          </w:p>
        </w:tc>
        <w:tc>
          <w:tcPr>
            <w:tcW w:w="884" w:type="dxa"/>
          </w:tcPr>
          <w:p w14:paraId="34DDC13C" w14:textId="77777777" w:rsidR="002D482E" w:rsidRDefault="002D482E" w:rsidP="00896614">
            <w:pPr>
              <w:pStyle w:val="TableParagraph"/>
              <w:rPr>
                <w:rFonts w:ascii="Times New Roman"/>
                <w:sz w:val="20"/>
              </w:rPr>
            </w:pPr>
          </w:p>
        </w:tc>
        <w:tc>
          <w:tcPr>
            <w:tcW w:w="887" w:type="dxa"/>
          </w:tcPr>
          <w:p w14:paraId="3A4AE3DA" w14:textId="77777777" w:rsidR="002D482E" w:rsidRDefault="002D482E" w:rsidP="00896614">
            <w:pPr>
              <w:pStyle w:val="TableParagraph"/>
              <w:rPr>
                <w:rFonts w:ascii="Times New Roman"/>
                <w:sz w:val="20"/>
              </w:rPr>
            </w:pPr>
          </w:p>
        </w:tc>
        <w:tc>
          <w:tcPr>
            <w:tcW w:w="1053" w:type="dxa"/>
          </w:tcPr>
          <w:p w14:paraId="6613FFDB" w14:textId="77777777" w:rsidR="002D482E" w:rsidRDefault="002D482E" w:rsidP="00896614">
            <w:pPr>
              <w:pStyle w:val="TableParagraph"/>
              <w:rPr>
                <w:rFonts w:ascii="Times New Roman"/>
                <w:sz w:val="20"/>
              </w:rPr>
            </w:pPr>
          </w:p>
        </w:tc>
      </w:tr>
      <w:tr w:rsidR="002D482E" w:rsidRPr="00B21E11" w14:paraId="14877D25" w14:textId="77777777" w:rsidTr="00896614">
        <w:trPr>
          <w:trHeight w:val="410"/>
        </w:trPr>
        <w:tc>
          <w:tcPr>
            <w:tcW w:w="904" w:type="dxa"/>
            <w:tcBorders>
              <w:right w:val="nil"/>
            </w:tcBorders>
          </w:tcPr>
          <w:p w14:paraId="6C562D5D" w14:textId="77777777" w:rsidR="002D482E" w:rsidRDefault="002D482E" w:rsidP="00896614">
            <w:pPr>
              <w:pStyle w:val="TableParagraph"/>
              <w:spacing w:before="56"/>
              <w:ind w:left="107"/>
            </w:pPr>
            <w:r>
              <w:t>ODS 7.</w:t>
            </w:r>
          </w:p>
        </w:tc>
        <w:tc>
          <w:tcPr>
            <w:tcW w:w="4198" w:type="dxa"/>
            <w:tcBorders>
              <w:left w:val="nil"/>
            </w:tcBorders>
          </w:tcPr>
          <w:p w14:paraId="41172A1E" w14:textId="77777777" w:rsidR="002D482E" w:rsidRPr="00B21E11" w:rsidRDefault="002D482E" w:rsidP="00896614">
            <w:pPr>
              <w:pStyle w:val="TableParagraph"/>
              <w:spacing w:before="56"/>
              <w:ind w:left="87"/>
              <w:rPr>
                <w:b/>
                <w:lang w:val="es-ES"/>
              </w:rPr>
            </w:pPr>
            <w:r w:rsidRPr="00B21E11">
              <w:rPr>
                <w:b/>
                <w:lang w:val="es-ES"/>
              </w:rPr>
              <w:t>Energía asequible y no contaminante.</w:t>
            </w:r>
          </w:p>
        </w:tc>
        <w:tc>
          <w:tcPr>
            <w:tcW w:w="886" w:type="dxa"/>
          </w:tcPr>
          <w:p w14:paraId="30B798F1" w14:textId="77777777" w:rsidR="002D482E" w:rsidRPr="00B21E11" w:rsidRDefault="002D482E" w:rsidP="00896614">
            <w:pPr>
              <w:pStyle w:val="TableParagraph"/>
              <w:rPr>
                <w:rFonts w:ascii="Times New Roman"/>
                <w:sz w:val="20"/>
                <w:lang w:val="es-ES"/>
              </w:rPr>
            </w:pPr>
          </w:p>
        </w:tc>
        <w:tc>
          <w:tcPr>
            <w:tcW w:w="884" w:type="dxa"/>
          </w:tcPr>
          <w:p w14:paraId="0E731970" w14:textId="77777777" w:rsidR="002D482E" w:rsidRPr="00B21E11" w:rsidRDefault="002D482E" w:rsidP="00896614">
            <w:pPr>
              <w:pStyle w:val="TableParagraph"/>
              <w:rPr>
                <w:rFonts w:ascii="Times New Roman"/>
                <w:sz w:val="20"/>
                <w:lang w:val="es-ES"/>
              </w:rPr>
            </w:pPr>
          </w:p>
        </w:tc>
        <w:tc>
          <w:tcPr>
            <w:tcW w:w="887" w:type="dxa"/>
          </w:tcPr>
          <w:p w14:paraId="70A3A6E4" w14:textId="77777777" w:rsidR="002D482E" w:rsidRPr="00B21E11" w:rsidRDefault="002D482E" w:rsidP="00896614">
            <w:pPr>
              <w:pStyle w:val="TableParagraph"/>
              <w:rPr>
                <w:rFonts w:ascii="Times New Roman"/>
                <w:sz w:val="20"/>
                <w:lang w:val="es-ES"/>
              </w:rPr>
            </w:pPr>
          </w:p>
        </w:tc>
        <w:tc>
          <w:tcPr>
            <w:tcW w:w="1053" w:type="dxa"/>
          </w:tcPr>
          <w:p w14:paraId="5146646D" w14:textId="77777777" w:rsidR="002D482E" w:rsidRPr="00B21E11" w:rsidRDefault="002D482E" w:rsidP="00896614">
            <w:pPr>
              <w:pStyle w:val="TableParagraph"/>
              <w:rPr>
                <w:rFonts w:ascii="Times New Roman"/>
                <w:sz w:val="20"/>
                <w:lang w:val="es-ES"/>
              </w:rPr>
            </w:pPr>
          </w:p>
        </w:tc>
      </w:tr>
      <w:tr w:rsidR="002D482E" w:rsidRPr="00B21E11" w14:paraId="6178C80D" w14:textId="77777777" w:rsidTr="00896614">
        <w:trPr>
          <w:trHeight w:val="410"/>
        </w:trPr>
        <w:tc>
          <w:tcPr>
            <w:tcW w:w="904" w:type="dxa"/>
            <w:tcBorders>
              <w:right w:val="nil"/>
            </w:tcBorders>
          </w:tcPr>
          <w:p w14:paraId="2CD8BC39" w14:textId="77777777" w:rsidR="002D482E" w:rsidRDefault="002D482E" w:rsidP="00896614">
            <w:pPr>
              <w:pStyle w:val="TableParagraph"/>
              <w:spacing w:before="56"/>
              <w:ind w:left="107"/>
            </w:pPr>
            <w:r>
              <w:t>ODS 8.</w:t>
            </w:r>
          </w:p>
        </w:tc>
        <w:tc>
          <w:tcPr>
            <w:tcW w:w="4198" w:type="dxa"/>
            <w:tcBorders>
              <w:left w:val="nil"/>
            </w:tcBorders>
          </w:tcPr>
          <w:p w14:paraId="11B9B100" w14:textId="77777777" w:rsidR="002D482E" w:rsidRPr="00B21E11" w:rsidRDefault="002D482E" w:rsidP="00896614">
            <w:pPr>
              <w:pStyle w:val="TableParagraph"/>
              <w:spacing w:before="56"/>
              <w:ind w:left="87"/>
              <w:rPr>
                <w:b/>
                <w:lang w:val="es-ES"/>
              </w:rPr>
            </w:pPr>
            <w:r w:rsidRPr="00B21E11">
              <w:rPr>
                <w:b/>
                <w:lang w:val="es-ES"/>
              </w:rPr>
              <w:t>Trabajo decente y crecimiento económico.</w:t>
            </w:r>
          </w:p>
        </w:tc>
        <w:tc>
          <w:tcPr>
            <w:tcW w:w="886" w:type="dxa"/>
          </w:tcPr>
          <w:p w14:paraId="1BC7FBC2" w14:textId="77777777" w:rsidR="002D482E" w:rsidRPr="00B21E11" w:rsidRDefault="002D482E" w:rsidP="00896614">
            <w:pPr>
              <w:pStyle w:val="TableParagraph"/>
              <w:rPr>
                <w:rFonts w:ascii="Times New Roman"/>
                <w:sz w:val="20"/>
                <w:lang w:val="es-ES"/>
              </w:rPr>
            </w:pPr>
          </w:p>
        </w:tc>
        <w:tc>
          <w:tcPr>
            <w:tcW w:w="884" w:type="dxa"/>
          </w:tcPr>
          <w:p w14:paraId="62120223" w14:textId="77777777" w:rsidR="002D482E" w:rsidRPr="00B21E11" w:rsidRDefault="002D482E" w:rsidP="00896614">
            <w:pPr>
              <w:pStyle w:val="TableParagraph"/>
              <w:rPr>
                <w:rFonts w:ascii="Times New Roman"/>
                <w:sz w:val="20"/>
                <w:lang w:val="es-ES"/>
              </w:rPr>
            </w:pPr>
          </w:p>
        </w:tc>
        <w:tc>
          <w:tcPr>
            <w:tcW w:w="887" w:type="dxa"/>
          </w:tcPr>
          <w:p w14:paraId="67E8EF8D" w14:textId="77777777" w:rsidR="002D482E" w:rsidRPr="00B21E11" w:rsidRDefault="002D482E" w:rsidP="00896614">
            <w:pPr>
              <w:pStyle w:val="TableParagraph"/>
              <w:rPr>
                <w:rFonts w:ascii="Times New Roman"/>
                <w:sz w:val="20"/>
                <w:lang w:val="es-ES"/>
              </w:rPr>
            </w:pPr>
          </w:p>
        </w:tc>
        <w:tc>
          <w:tcPr>
            <w:tcW w:w="1053" w:type="dxa"/>
          </w:tcPr>
          <w:p w14:paraId="6E3AD135" w14:textId="77777777" w:rsidR="002D482E" w:rsidRPr="00B21E11" w:rsidRDefault="002D482E" w:rsidP="00896614">
            <w:pPr>
              <w:pStyle w:val="TableParagraph"/>
              <w:rPr>
                <w:rFonts w:ascii="Times New Roman"/>
                <w:sz w:val="20"/>
                <w:lang w:val="es-ES"/>
              </w:rPr>
            </w:pPr>
          </w:p>
        </w:tc>
      </w:tr>
      <w:tr w:rsidR="002D482E" w14:paraId="7EF33EBB" w14:textId="77777777" w:rsidTr="00896614">
        <w:trPr>
          <w:trHeight w:val="410"/>
        </w:trPr>
        <w:tc>
          <w:tcPr>
            <w:tcW w:w="904" w:type="dxa"/>
            <w:tcBorders>
              <w:right w:val="nil"/>
            </w:tcBorders>
          </w:tcPr>
          <w:p w14:paraId="719F86D7" w14:textId="77777777" w:rsidR="002D482E" w:rsidRDefault="002D482E" w:rsidP="00896614">
            <w:pPr>
              <w:pStyle w:val="TableParagraph"/>
              <w:spacing w:before="56"/>
              <w:ind w:left="107"/>
            </w:pPr>
            <w:r>
              <w:t>ODS 9.</w:t>
            </w:r>
          </w:p>
        </w:tc>
        <w:tc>
          <w:tcPr>
            <w:tcW w:w="4198" w:type="dxa"/>
            <w:tcBorders>
              <w:left w:val="nil"/>
            </w:tcBorders>
          </w:tcPr>
          <w:p w14:paraId="1004EA6F" w14:textId="77777777" w:rsidR="002D482E" w:rsidRDefault="002D482E" w:rsidP="00896614">
            <w:pPr>
              <w:pStyle w:val="TableParagraph"/>
              <w:spacing w:before="56"/>
              <w:ind w:left="87"/>
              <w:rPr>
                <w:b/>
              </w:rPr>
            </w:pPr>
            <w:r>
              <w:rPr>
                <w:b/>
              </w:rPr>
              <w:t>Industria, innovación e infraestructuras.</w:t>
            </w:r>
          </w:p>
        </w:tc>
        <w:tc>
          <w:tcPr>
            <w:tcW w:w="886" w:type="dxa"/>
          </w:tcPr>
          <w:p w14:paraId="27A24F69" w14:textId="77777777" w:rsidR="002D482E" w:rsidRDefault="002D482E" w:rsidP="00896614">
            <w:pPr>
              <w:pStyle w:val="TableParagraph"/>
              <w:rPr>
                <w:rFonts w:ascii="Times New Roman"/>
                <w:sz w:val="20"/>
              </w:rPr>
            </w:pPr>
          </w:p>
        </w:tc>
        <w:tc>
          <w:tcPr>
            <w:tcW w:w="884" w:type="dxa"/>
          </w:tcPr>
          <w:p w14:paraId="18CD33A2" w14:textId="77777777" w:rsidR="002D482E" w:rsidRDefault="002D482E" w:rsidP="00896614">
            <w:pPr>
              <w:pStyle w:val="TableParagraph"/>
              <w:rPr>
                <w:rFonts w:ascii="Times New Roman"/>
                <w:sz w:val="20"/>
              </w:rPr>
            </w:pPr>
          </w:p>
        </w:tc>
        <w:tc>
          <w:tcPr>
            <w:tcW w:w="887" w:type="dxa"/>
          </w:tcPr>
          <w:p w14:paraId="13428214" w14:textId="77777777" w:rsidR="002D482E" w:rsidRDefault="002D482E" w:rsidP="00896614">
            <w:pPr>
              <w:pStyle w:val="TableParagraph"/>
              <w:rPr>
                <w:rFonts w:ascii="Times New Roman"/>
                <w:sz w:val="20"/>
              </w:rPr>
            </w:pPr>
          </w:p>
        </w:tc>
        <w:tc>
          <w:tcPr>
            <w:tcW w:w="1053" w:type="dxa"/>
          </w:tcPr>
          <w:p w14:paraId="798503E4" w14:textId="77777777" w:rsidR="002D482E" w:rsidRDefault="002D482E" w:rsidP="00896614">
            <w:pPr>
              <w:pStyle w:val="TableParagraph"/>
              <w:rPr>
                <w:rFonts w:ascii="Times New Roman"/>
                <w:sz w:val="20"/>
              </w:rPr>
            </w:pPr>
          </w:p>
        </w:tc>
      </w:tr>
      <w:tr w:rsidR="002D482E" w14:paraId="7E0E5A81" w14:textId="77777777" w:rsidTr="00896614">
        <w:trPr>
          <w:trHeight w:val="410"/>
        </w:trPr>
        <w:tc>
          <w:tcPr>
            <w:tcW w:w="904" w:type="dxa"/>
            <w:tcBorders>
              <w:right w:val="nil"/>
            </w:tcBorders>
          </w:tcPr>
          <w:p w14:paraId="54BA8458" w14:textId="77777777" w:rsidR="002D482E" w:rsidRDefault="002D482E" w:rsidP="00896614">
            <w:pPr>
              <w:pStyle w:val="TableParagraph"/>
              <w:spacing w:before="56"/>
              <w:ind w:left="107"/>
            </w:pPr>
            <w:r>
              <w:t>ODS 10.</w:t>
            </w:r>
          </w:p>
        </w:tc>
        <w:tc>
          <w:tcPr>
            <w:tcW w:w="4198" w:type="dxa"/>
            <w:tcBorders>
              <w:left w:val="nil"/>
            </w:tcBorders>
          </w:tcPr>
          <w:p w14:paraId="1273F9EA" w14:textId="77777777" w:rsidR="002D482E" w:rsidRDefault="002D482E" w:rsidP="00896614">
            <w:pPr>
              <w:pStyle w:val="TableParagraph"/>
              <w:spacing w:before="56"/>
              <w:ind w:left="87"/>
            </w:pPr>
            <w:r>
              <w:rPr>
                <w:b/>
              </w:rPr>
              <w:t>Reducción de las desigualdades</w:t>
            </w:r>
            <w:r>
              <w:t>.</w:t>
            </w:r>
          </w:p>
        </w:tc>
        <w:tc>
          <w:tcPr>
            <w:tcW w:w="886" w:type="dxa"/>
          </w:tcPr>
          <w:p w14:paraId="0647469A" w14:textId="77777777" w:rsidR="002D482E" w:rsidRDefault="002D482E" w:rsidP="00896614">
            <w:pPr>
              <w:pStyle w:val="TableParagraph"/>
              <w:rPr>
                <w:rFonts w:ascii="Times New Roman"/>
                <w:sz w:val="20"/>
              </w:rPr>
            </w:pPr>
          </w:p>
        </w:tc>
        <w:tc>
          <w:tcPr>
            <w:tcW w:w="884" w:type="dxa"/>
          </w:tcPr>
          <w:p w14:paraId="776C2515" w14:textId="77777777" w:rsidR="002D482E" w:rsidRDefault="002D482E" w:rsidP="00896614">
            <w:pPr>
              <w:pStyle w:val="TableParagraph"/>
              <w:rPr>
                <w:rFonts w:ascii="Times New Roman"/>
                <w:sz w:val="20"/>
              </w:rPr>
            </w:pPr>
          </w:p>
        </w:tc>
        <w:tc>
          <w:tcPr>
            <w:tcW w:w="887" w:type="dxa"/>
          </w:tcPr>
          <w:p w14:paraId="0AD79E1A" w14:textId="77777777" w:rsidR="002D482E" w:rsidRDefault="002D482E" w:rsidP="00896614">
            <w:pPr>
              <w:pStyle w:val="TableParagraph"/>
              <w:rPr>
                <w:rFonts w:ascii="Times New Roman"/>
                <w:sz w:val="20"/>
              </w:rPr>
            </w:pPr>
          </w:p>
        </w:tc>
        <w:tc>
          <w:tcPr>
            <w:tcW w:w="1053" w:type="dxa"/>
          </w:tcPr>
          <w:p w14:paraId="0CD90E82" w14:textId="77777777" w:rsidR="002D482E" w:rsidRDefault="002D482E" w:rsidP="00896614">
            <w:pPr>
              <w:pStyle w:val="TableParagraph"/>
              <w:rPr>
                <w:rFonts w:ascii="Times New Roman"/>
                <w:sz w:val="20"/>
              </w:rPr>
            </w:pPr>
          </w:p>
        </w:tc>
      </w:tr>
      <w:tr w:rsidR="002D482E" w14:paraId="61872FB3" w14:textId="77777777" w:rsidTr="00896614">
        <w:trPr>
          <w:trHeight w:val="410"/>
        </w:trPr>
        <w:tc>
          <w:tcPr>
            <w:tcW w:w="904" w:type="dxa"/>
            <w:tcBorders>
              <w:right w:val="nil"/>
            </w:tcBorders>
          </w:tcPr>
          <w:p w14:paraId="07B2F96F" w14:textId="77777777" w:rsidR="002D482E" w:rsidRDefault="002D482E" w:rsidP="00896614">
            <w:pPr>
              <w:pStyle w:val="TableParagraph"/>
              <w:spacing w:before="56"/>
              <w:ind w:left="107"/>
            </w:pPr>
            <w:r>
              <w:t>ODS 11.</w:t>
            </w:r>
          </w:p>
        </w:tc>
        <w:tc>
          <w:tcPr>
            <w:tcW w:w="4198" w:type="dxa"/>
            <w:tcBorders>
              <w:left w:val="nil"/>
            </w:tcBorders>
          </w:tcPr>
          <w:p w14:paraId="7817C075" w14:textId="77777777" w:rsidR="002D482E" w:rsidRDefault="002D482E" w:rsidP="00896614">
            <w:pPr>
              <w:pStyle w:val="TableParagraph"/>
              <w:spacing w:before="56"/>
              <w:ind w:left="87"/>
            </w:pPr>
            <w:r>
              <w:rPr>
                <w:b/>
              </w:rPr>
              <w:t>Ciudades y comunidades sostenibles</w:t>
            </w:r>
            <w:r>
              <w:t>.</w:t>
            </w:r>
          </w:p>
        </w:tc>
        <w:tc>
          <w:tcPr>
            <w:tcW w:w="886" w:type="dxa"/>
          </w:tcPr>
          <w:p w14:paraId="423F3DFE" w14:textId="77777777" w:rsidR="002D482E" w:rsidRDefault="002D482E" w:rsidP="00896614">
            <w:pPr>
              <w:pStyle w:val="TableParagraph"/>
              <w:rPr>
                <w:rFonts w:ascii="Times New Roman"/>
                <w:sz w:val="20"/>
              </w:rPr>
            </w:pPr>
          </w:p>
        </w:tc>
        <w:tc>
          <w:tcPr>
            <w:tcW w:w="884" w:type="dxa"/>
          </w:tcPr>
          <w:p w14:paraId="0F3A0BEC" w14:textId="77777777" w:rsidR="002D482E" w:rsidRDefault="002D482E" w:rsidP="00896614">
            <w:pPr>
              <w:pStyle w:val="TableParagraph"/>
              <w:rPr>
                <w:rFonts w:ascii="Times New Roman"/>
                <w:sz w:val="20"/>
              </w:rPr>
            </w:pPr>
          </w:p>
        </w:tc>
        <w:tc>
          <w:tcPr>
            <w:tcW w:w="887" w:type="dxa"/>
          </w:tcPr>
          <w:p w14:paraId="40E81D9F" w14:textId="77777777" w:rsidR="002D482E" w:rsidRDefault="002D482E" w:rsidP="00896614">
            <w:pPr>
              <w:pStyle w:val="TableParagraph"/>
              <w:rPr>
                <w:rFonts w:ascii="Times New Roman"/>
                <w:sz w:val="20"/>
              </w:rPr>
            </w:pPr>
          </w:p>
        </w:tc>
        <w:tc>
          <w:tcPr>
            <w:tcW w:w="1053" w:type="dxa"/>
          </w:tcPr>
          <w:p w14:paraId="23C54224" w14:textId="77777777" w:rsidR="002D482E" w:rsidRDefault="002D482E" w:rsidP="00896614">
            <w:pPr>
              <w:pStyle w:val="TableParagraph"/>
              <w:rPr>
                <w:rFonts w:ascii="Times New Roman"/>
                <w:sz w:val="20"/>
              </w:rPr>
            </w:pPr>
          </w:p>
        </w:tc>
      </w:tr>
      <w:tr w:rsidR="002D482E" w14:paraId="1C904825" w14:textId="77777777" w:rsidTr="00896614">
        <w:trPr>
          <w:trHeight w:val="410"/>
        </w:trPr>
        <w:tc>
          <w:tcPr>
            <w:tcW w:w="904" w:type="dxa"/>
            <w:tcBorders>
              <w:right w:val="nil"/>
            </w:tcBorders>
          </w:tcPr>
          <w:p w14:paraId="1A3DD0F4" w14:textId="77777777" w:rsidR="002D482E" w:rsidRDefault="002D482E" w:rsidP="00896614">
            <w:pPr>
              <w:pStyle w:val="TableParagraph"/>
              <w:spacing w:before="56"/>
              <w:ind w:left="107"/>
            </w:pPr>
            <w:r>
              <w:t>ODS 12.</w:t>
            </w:r>
          </w:p>
        </w:tc>
        <w:tc>
          <w:tcPr>
            <w:tcW w:w="4198" w:type="dxa"/>
            <w:tcBorders>
              <w:left w:val="nil"/>
            </w:tcBorders>
          </w:tcPr>
          <w:p w14:paraId="5085DBD5" w14:textId="77777777" w:rsidR="002D482E" w:rsidRDefault="002D482E" w:rsidP="00896614">
            <w:pPr>
              <w:pStyle w:val="TableParagraph"/>
              <w:spacing w:before="56"/>
              <w:ind w:left="87"/>
              <w:rPr>
                <w:b/>
              </w:rPr>
            </w:pPr>
            <w:r>
              <w:rPr>
                <w:b/>
              </w:rPr>
              <w:t>Producción y consumo responsables.</w:t>
            </w:r>
          </w:p>
        </w:tc>
        <w:tc>
          <w:tcPr>
            <w:tcW w:w="886" w:type="dxa"/>
          </w:tcPr>
          <w:p w14:paraId="3A4F6740" w14:textId="77777777" w:rsidR="002D482E" w:rsidRDefault="002D482E" w:rsidP="00896614">
            <w:pPr>
              <w:pStyle w:val="TableParagraph"/>
              <w:rPr>
                <w:rFonts w:ascii="Times New Roman"/>
                <w:sz w:val="20"/>
              </w:rPr>
            </w:pPr>
          </w:p>
        </w:tc>
        <w:tc>
          <w:tcPr>
            <w:tcW w:w="884" w:type="dxa"/>
          </w:tcPr>
          <w:p w14:paraId="1338D92B" w14:textId="77777777" w:rsidR="002D482E" w:rsidRDefault="002D482E" w:rsidP="00896614">
            <w:pPr>
              <w:pStyle w:val="TableParagraph"/>
              <w:rPr>
                <w:rFonts w:ascii="Times New Roman"/>
                <w:sz w:val="20"/>
              </w:rPr>
            </w:pPr>
          </w:p>
        </w:tc>
        <w:tc>
          <w:tcPr>
            <w:tcW w:w="887" w:type="dxa"/>
          </w:tcPr>
          <w:p w14:paraId="06F01513" w14:textId="77777777" w:rsidR="002D482E" w:rsidRDefault="002D482E" w:rsidP="00896614">
            <w:pPr>
              <w:pStyle w:val="TableParagraph"/>
              <w:rPr>
                <w:rFonts w:ascii="Times New Roman"/>
                <w:sz w:val="20"/>
              </w:rPr>
            </w:pPr>
          </w:p>
        </w:tc>
        <w:tc>
          <w:tcPr>
            <w:tcW w:w="1053" w:type="dxa"/>
          </w:tcPr>
          <w:p w14:paraId="43653432" w14:textId="77777777" w:rsidR="002D482E" w:rsidRDefault="002D482E" w:rsidP="00896614">
            <w:pPr>
              <w:pStyle w:val="TableParagraph"/>
              <w:rPr>
                <w:rFonts w:ascii="Times New Roman"/>
                <w:sz w:val="20"/>
              </w:rPr>
            </w:pPr>
          </w:p>
        </w:tc>
      </w:tr>
      <w:tr w:rsidR="002D482E" w14:paraId="5DB4D607" w14:textId="77777777" w:rsidTr="00896614">
        <w:trPr>
          <w:trHeight w:val="410"/>
        </w:trPr>
        <w:tc>
          <w:tcPr>
            <w:tcW w:w="904" w:type="dxa"/>
            <w:tcBorders>
              <w:right w:val="nil"/>
            </w:tcBorders>
          </w:tcPr>
          <w:p w14:paraId="662C6F15" w14:textId="77777777" w:rsidR="002D482E" w:rsidRDefault="002D482E" w:rsidP="00896614">
            <w:pPr>
              <w:pStyle w:val="TableParagraph"/>
              <w:spacing w:before="56"/>
              <w:ind w:left="107"/>
            </w:pPr>
            <w:r>
              <w:t>ODS 13.</w:t>
            </w:r>
          </w:p>
        </w:tc>
        <w:tc>
          <w:tcPr>
            <w:tcW w:w="4198" w:type="dxa"/>
            <w:tcBorders>
              <w:left w:val="nil"/>
            </w:tcBorders>
          </w:tcPr>
          <w:p w14:paraId="51AE68F2" w14:textId="77777777" w:rsidR="002D482E" w:rsidRDefault="002D482E" w:rsidP="00896614">
            <w:pPr>
              <w:pStyle w:val="TableParagraph"/>
              <w:spacing w:before="56"/>
              <w:ind w:left="87"/>
              <w:rPr>
                <w:b/>
              </w:rPr>
            </w:pPr>
            <w:r>
              <w:rPr>
                <w:b/>
              </w:rPr>
              <w:t>Acción por el clima.</w:t>
            </w:r>
          </w:p>
        </w:tc>
        <w:tc>
          <w:tcPr>
            <w:tcW w:w="886" w:type="dxa"/>
          </w:tcPr>
          <w:p w14:paraId="2AFCF078" w14:textId="77777777" w:rsidR="002D482E" w:rsidRDefault="002D482E" w:rsidP="00896614">
            <w:pPr>
              <w:pStyle w:val="TableParagraph"/>
              <w:rPr>
                <w:rFonts w:ascii="Times New Roman"/>
                <w:sz w:val="20"/>
              </w:rPr>
            </w:pPr>
          </w:p>
        </w:tc>
        <w:tc>
          <w:tcPr>
            <w:tcW w:w="884" w:type="dxa"/>
          </w:tcPr>
          <w:p w14:paraId="44A1FC4B" w14:textId="77777777" w:rsidR="002D482E" w:rsidRDefault="002D482E" w:rsidP="00896614">
            <w:pPr>
              <w:pStyle w:val="TableParagraph"/>
              <w:rPr>
                <w:rFonts w:ascii="Times New Roman"/>
                <w:sz w:val="20"/>
              </w:rPr>
            </w:pPr>
          </w:p>
        </w:tc>
        <w:tc>
          <w:tcPr>
            <w:tcW w:w="887" w:type="dxa"/>
          </w:tcPr>
          <w:p w14:paraId="155894C7" w14:textId="77777777" w:rsidR="002D482E" w:rsidRDefault="002D482E" w:rsidP="00896614">
            <w:pPr>
              <w:pStyle w:val="TableParagraph"/>
              <w:rPr>
                <w:rFonts w:ascii="Times New Roman"/>
                <w:sz w:val="20"/>
              </w:rPr>
            </w:pPr>
          </w:p>
        </w:tc>
        <w:tc>
          <w:tcPr>
            <w:tcW w:w="1053" w:type="dxa"/>
          </w:tcPr>
          <w:p w14:paraId="02504D5F" w14:textId="77777777" w:rsidR="002D482E" w:rsidRDefault="002D482E" w:rsidP="00896614">
            <w:pPr>
              <w:pStyle w:val="TableParagraph"/>
              <w:rPr>
                <w:rFonts w:ascii="Times New Roman"/>
                <w:sz w:val="20"/>
              </w:rPr>
            </w:pPr>
          </w:p>
        </w:tc>
      </w:tr>
      <w:tr w:rsidR="002D482E" w14:paraId="0BF56B23" w14:textId="77777777" w:rsidTr="00896614">
        <w:trPr>
          <w:trHeight w:val="409"/>
        </w:trPr>
        <w:tc>
          <w:tcPr>
            <w:tcW w:w="904" w:type="dxa"/>
            <w:tcBorders>
              <w:right w:val="nil"/>
            </w:tcBorders>
          </w:tcPr>
          <w:p w14:paraId="7D83C44D" w14:textId="77777777" w:rsidR="002D482E" w:rsidRDefault="002D482E" w:rsidP="00896614">
            <w:pPr>
              <w:pStyle w:val="TableParagraph"/>
              <w:spacing w:before="56"/>
              <w:ind w:left="107"/>
            </w:pPr>
            <w:r>
              <w:t>ODS 14.</w:t>
            </w:r>
          </w:p>
        </w:tc>
        <w:tc>
          <w:tcPr>
            <w:tcW w:w="4198" w:type="dxa"/>
            <w:tcBorders>
              <w:left w:val="nil"/>
            </w:tcBorders>
          </w:tcPr>
          <w:p w14:paraId="430EB52F" w14:textId="77777777" w:rsidR="002D482E" w:rsidRDefault="002D482E" w:rsidP="00896614">
            <w:pPr>
              <w:pStyle w:val="TableParagraph"/>
              <w:spacing w:before="56"/>
              <w:ind w:left="87"/>
              <w:rPr>
                <w:b/>
              </w:rPr>
            </w:pPr>
            <w:r>
              <w:rPr>
                <w:b/>
              </w:rPr>
              <w:t>Vida submarina.</w:t>
            </w:r>
          </w:p>
        </w:tc>
        <w:tc>
          <w:tcPr>
            <w:tcW w:w="886" w:type="dxa"/>
          </w:tcPr>
          <w:p w14:paraId="2649A59E" w14:textId="77777777" w:rsidR="002D482E" w:rsidRDefault="002D482E" w:rsidP="00896614">
            <w:pPr>
              <w:pStyle w:val="TableParagraph"/>
              <w:rPr>
                <w:rFonts w:ascii="Times New Roman"/>
                <w:sz w:val="20"/>
              </w:rPr>
            </w:pPr>
          </w:p>
        </w:tc>
        <w:tc>
          <w:tcPr>
            <w:tcW w:w="884" w:type="dxa"/>
          </w:tcPr>
          <w:p w14:paraId="72635432" w14:textId="77777777" w:rsidR="002D482E" w:rsidRDefault="002D482E" w:rsidP="00896614">
            <w:pPr>
              <w:pStyle w:val="TableParagraph"/>
              <w:rPr>
                <w:rFonts w:ascii="Times New Roman"/>
                <w:sz w:val="20"/>
              </w:rPr>
            </w:pPr>
          </w:p>
        </w:tc>
        <w:tc>
          <w:tcPr>
            <w:tcW w:w="887" w:type="dxa"/>
          </w:tcPr>
          <w:p w14:paraId="67A1EC09" w14:textId="77777777" w:rsidR="002D482E" w:rsidRDefault="002D482E" w:rsidP="00896614">
            <w:pPr>
              <w:pStyle w:val="TableParagraph"/>
              <w:rPr>
                <w:rFonts w:ascii="Times New Roman"/>
                <w:sz w:val="20"/>
              </w:rPr>
            </w:pPr>
          </w:p>
        </w:tc>
        <w:tc>
          <w:tcPr>
            <w:tcW w:w="1053" w:type="dxa"/>
          </w:tcPr>
          <w:p w14:paraId="49E9086F" w14:textId="77777777" w:rsidR="002D482E" w:rsidRDefault="002D482E" w:rsidP="00896614">
            <w:pPr>
              <w:pStyle w:val="TableParagraph"/>
              <w:rPr>
                <w:rFonts w:ascii="Times New Roman"/>
                <w:sz w:val="20"/>
              </w:rPr>
            </w:pPr>
          </w:p>
        </w:tc>
      </w:tr>
      <w:tr w:rsidR="002D482E" w14:paraId="3E72329F" w14:textId="77777777" w:rsidTr="00896614">
        <w:trPr>
          <w:trHeight w:val="410"/>
        </w:trPr>
        <w:tc>
          <w:tcPr>
            <w:tcW w:w="904" w:type="dxa"/>
            <w:tcBorders>
              <w:right w:val="nil"/>
            </w:tcBorders>
          </w:tcPr>
          <w:p w14:paraId="611BC4E7" w14:textId="77777777" w:rsidR="002D482E" w:rsidRDefault="002D482E" w:rsidP="00896614">
            <w:pPr>
              <w:pStyle w:val="TableParagraph"/>
              <w:spacing w:before="56"/>
              <w:ind w:left="107"/>
            </w:pPr>
            <w:r>
              <w:t>ODS 15.</w:t>
            </w:r>
          </w:p>
        </w:tc>
        <w:tc>
          <w:tcPr>
            <w:tcW w:w="4198" w:type="dxa"/>
            <w:tcBorders>
              <w:left w:val="nil"/>
            </w:tcBorders>
          </w:tcPr>
          <w:p w14:paraId="015DABB0" w14:textId="77777777" w:rsidR="002D482E" w:rsidRDefault="002D482E" w:rsidP="00896614">
            <w:pPr>
              <w:pStyle w:val="TableParagraph"/>
              <w:spacing w:before="56"/>
              <w:ind w:left="87"/>
              <w:rPr>
                <w:b/>
              </w:rPr>
            </w:pPr>
            <w:r>
              <w:rPr>
                <w:b/>
              </w:rPr>
              <w:t>Vida de ecosistemas terrestres.</w:t>
            </w:r>
          </w:p>
        </w:tc>
        <w:tc>
          <w:tcPr>
            <w:tcW w:w="886" w:type="dxa"/>
          </w:tcPr>
          <w:p w14:paraId="01902348" w14:textId="77777777" w:rsidR="002D482E" w:rsidRDefault="002D482E" w:rsidP="00896614">
            <w:pPr>
              <w:pStyle w:val="TableParagraph"/>
              <w:rPr>
                <w:rFonts w:ascii="Times New Roman"/>
                <w:sz w:val="20"/>
              </w:rPr>
            </w:pPr>
          </w:p>
        </w:tc>
        <w:tc>
          <w:tcPr>
            <w:tcW w:w="884" w:type="dxa"/>
          </w:tcPr>
          <w:p w14:paraId="11A6384F" w14:textId="77777777" w:rsidR="002D482E" w:rsidRDefault="002D482E" w:rsidP="00896614">
            <w:pPr>
              <w:pStyle w:val="TableParagraph"/>
              <w:rPr>
                <w:rFonts w:ascii="Times New Roman"/>
                <w:sz w:val="20"/>
              </w:rPr>
            </w:pPr>
          </w:p>
        </w:tc>
        <w:tc>
          <w:tcPr>
            <w:tcW w:w="887" w:type="dxa"/>
          </w:tcPr>
          <w:p w14:paraId="30CAE1B0" w14:textId="77777777" w:rsidR="002D482E" w:rsidRDefault="002D482E" w:rsidP="00896614">
            <w:pPr>
              <w:pStyle w:val="TableParagraph"/>
              <w:rPr>
                <w:rFonts w:ascii="Times New Roman"/>
                <w:sz w:val="20"/>
              </w:rPr>
            </w:pPr>
          </w:p>
        </w:tc>
        <w:tc>
          <w:tcPr>
            <w:tcW w:w="1053" w:type="dxa"/>
          </w:tcPr>
          <w:p w14:paraId="7240E3DB" w14:textId="77777777" w:rsidR="002D482E" w:rsidRDefault="002D482E" w:rsidP="00896614">
            <w:pPr>
              <w:pStyle w:val="TableParagraph"/>
              <w:rPr>
                <w:rFonts w:ascii="Times New Roman"/>
                <w:sz w:val="20"/>
              </w:rPr>
            </w:pPr>
          </w:p>
        </w:tc>
      </w:tr>
      <w:tr w:rsidR="002D482E" w:rsidRPr="00B21E11" w14:paraId="33397793" w14:textId="77777777" w:rsidTr="00896614">
        <w:trPr>
          <w:trHeight w:val="407"/>
        </w:trPr>
        <w:tc>
          <w:tcPr>
            <w:tcW w:w="904" w:type="dxa"/>
            <w:tcBorders>
              <w:right w:val="nil"/>
            </w:tcBorders>
          </w:tcPr>
          <w:p w14:paraId="3E0CC8C4" w14:textId="77777777" w:rsidR="002D482E" w:rsidRDefault="002D482E" w:rsidP="00896614">
            <w:pPr>
              <w:pStyle w:val="TableParagraph"/>
              <w:spacing w:before="56"/>
              <w:ind w:left="107"/>
            </w:pPr>
            <w:r>
              <w:t>ODS 16.</w:t>
            </w:r>
          </w:p>
        </w:tc>
        <w:tc>
          <w:tcPr>
            <w:tcW w:w="4198" w:type="dxa"/>
            <w:tcBorders>
              <w:left w:val="nil"/>
            </w:tcBorders>
          </w:tcPr>
          <w:p w14:paraId="0B7EDA3A" w14:textId="77777777" w:rsidR="002D482E" w:rsidRPr="00B21E11" w:rsidRDefault="002D482E" w:rsidP="00896614">
            <w:pPr>
              <w:pStyle w:val="TableParagraph"/>
              <w:spacing w:before="56"/>
              <w:ind w:left="87"/>
              <w:rPr>
                <w:b/>
                <w:lang w:val="es-ES"/>
              </w:rPr>
            </w:pPr>
            <w:r w:rsidRPr="00B21E11">
              <w:rPr>
                <w:b/>
                <w:lang w:val="es-ES"/>
              </w:rPr>
              <w:t>Paz, justicia e instituciones sólidas.</w:t>
            </w:r>
          </w:p>
        </w:tc>
        <w:tc>
          <w:tcPr>
            <w:tcW w:w="886" w:type="dxa"/>
          </w:tcPr>
          <w:p w14:paraId="1C86A070" w14:textId="77777777" w:rsidR="002D482E" w:rsidRPr="00B21E11" w:rsidRDefault="002D482E" w:rsidP="00896614">
            <w:pPr>
              <w:pStyle w:val="TableParagraph"/>
              <w:rPr>
                <w:rFonts w:ascii="Times New Roman"/>
                <w:sz w:val="20"/>
                <w:lang w:val="es-ES"/>
              </w:rPr>
            </w:pPr>
          </w:p>
        </w:tc>
        <w:tc>
          <w:tcPr>
            <w:tcW w:w="884" w:type="dxa"/>
          </w:tcPr>
          <w:p w14:paraId="73C5B975" w14:textId="77777777" w:rsidR="002D482E" w:rsidRPr="00B21E11" w:rsidRDefault="002D482E" w:rsidP="00896614">
            <w:pPr>
              <w:pStyle w:val="TableParagraph"/>
              <w:rPr>
                <w:rFonts w:ascii="Times New Roman"/>
                <w:sz w:val="20"/>
                <w:lang w:val="es-ES"/>
              </w:rPr>
            </w:pPr>
          </w:p>
        </w:tc>
        <w:tc>
          <w:tcPr>
            <w:tcW w:w="887" w:type="dxa"/>
          </w:tcPr>
          <w:p w14:paraId="0368B65E" w14:textId="77777777" w:rsidR="002D482E" w:rsidRPr="00B21E11" w:rsidRDefault="002D482E" w:rsidP="00896614">
            <w:pPr>
              <w:pStyle w:val="TableParagraph"/>
              <w:rPr>
                <w:rFonts w:ascii="Times New Roman"/>
                <w:sz w:val="20"/>
                <w:lang w:val="es-ES"/>
              </w:rPr>
            </w:pPr>
          </w:p>
        </w:tc>
        <w:tc>
          <w:tcPr>
            <w:tcW w:w="1053" w:type="dxa"/>
          </w:tcPr>
          <w:p w14:paraId="6328E72C" w14:textId="77777777" w:rsidR="002D482E" w:rsidRPr="00B21E11" w:rsidRDefault="002D482E" w:rsidP="00896614">
            <w:pPr>
              <w:pStyle w:val="TableParagraph"/>
              <w:rPr>
                <w:rFonts w:ascii="Times New Roman"/>
                <w:sz w:val="20"/>
                <w:lang w:val="es-ES"/>
              </w:rPr>
            </w:pPr>
          </w:p>
        </w:tc>
      </w:tr>
      <w:tr w:rsidR="002D482E" w14:paraId="22A60D44" w14:textId="77777777" w:rsidTr="00896614">
        <w:trPr>
          <w:trHeight w:val="412"/>
        </w:trPr>
        <w:tc>
          <w:tcPr>
            <w:tcW w:w="904" w:type="dxa"/>
            <w:tcBorders>
              <w:right w:val="nil"/>
            </w:tcBorders>
          </w:tcPr>
          <w:p w14:paraId="3EAD0E28" w14:textId="77777777" w:rsidR="002D482E" w:rsidRDefault="002D482E" w:rsidP="00896614">
            <w:pPr>
              <w:pStyle w:val="TableParagraph"/>
              <w:spacing w:before="59"/>
              <w:ind w:left="107"/>
            </w:pPr>
            <w:r>
              <w:t>ODS 17.</w:t>
            </w:r>
          </w:p>
        </w:tc>
        <w:tc>
          <w:tcPr>
            <w:tcW w:w="4198" w:type="dxa"/>
            <w:tcBorders>
              <w:left w:val="nil"/>
            </w:tcBorders>
          </w:tcPr>
          <w:p w14:paraId="1004E083" w14:textId="77777777" w:rsidR="002D482E" w:rsidRDefault="002D482E" w:rsidP="00896614">
            <w:pPr>
              <w:pStyle w:val="TableParagraph"/>
              <w:spacing w:before="59"/>
              <w:ind w:left="87"/>
              <w:rPr>
                <w:b/>
              </w:rPr>
            </w:pPr>
            <w:r>
              <w:rPr>
                <w:b/>
              </w:rPr>
              <w:t>Alianzas para lograr objetivos.</w:t>
            </w:r>
          </w:p>
        </w:tc>
        <w:tc>
          <w:tcPr>
            <w:tcW w:w="886" w:type="dxa"/>
          </w:tcPr>
          <w:p w14:paraId="2625BC1C" w14:textId="77777777" w:rsidR="002D482E" w:rsidRDefault="002D482E" w:rsidP="00896614">
            <w:pPr>
              <w:pStyle w:val="TableParagraph"/>
              <w:rPr>
                <w:rFonts w:ascii="Times New Roman"/>
                <w:sz w:val="20"/>
              </w:rPr>
            </w:pPr>
          </w:p>
        </w:tc>
        <w:tc>
          <w:tcPr>
            <w:tcW w:w="884" w:type="dxa"/>
          </w:tcPr>
          <w:p w14:paraId="10AE52B2" w14:textId="77777777" w:rsidR="002D482E" w:rsidRDefault="002D482E" w:rsidP="00896614">
            <w:pPr>
              <w:pStyle w:val="TableParagraph"/>
              <w:rPr>
                <w:rFonts w:ascii="Times New Roman"/>
                <w:sz w:val="20"/>
              </w:rPr>
            </w:pPr>
          </w:p>
        </w:tc>
        <w:tc>
          <w:tcPr>
            <w:tcW w:w="887" w:type="dxa"/>
          </w:tcPr>
          <w:p w14:paraId="0AA725F3" w14:textId="77777777" w:rsidR="002D482E" w:rsidRDefault="002D482E" w:rsidP="00896614">
            <w:pPr>
              <w:pStyle w:val="TableParagraph"/>
              <w:rPr>
                <w:rFonts w:ascii="Times New Roman"/>
                <w:sz w:val="20"/>
              </w:rPr>
            </w:pPr>
          </w:p>
        </w:tc>
        <w:tc>
          <w:tcPr>
            <w:tcW w:w="1053" w:type="dxa"/>
          </w:tcPr>
          <w:p w14:paraId="49677FFE" w14:textId="77777777" w:rsidR="002D482E" w:rsidRDefault="002D482E" w:rsidP="00896614">
            <w:pPr>
              <w:pStyle w:val="TableParagraph"/>
              <w:rPr>
                <w:rFonts w:ascii="Times New Roman"/>
                <w:sz w:val="20"/>
              </w:rPr>
            </w:pPr>
          </w:p>
        </w:tc>
      </w:tr>
    </w:tbl>
    <w:p w14:paraId="5757A2F2" w14:textId="77777777" w:rsidR="002D482E" w:rsidRDefault="002D482E" w:rsidP="002D482E"/>
    <w:p w14:paraId="5A8E5804" w14:textId="2C191A63" w:rsidR="002D482E" w:rsidRPr="00FF2836" w:rsidRDefault="002D482E" w:rsidP="002D482E">
      <w:pPr>
        <w:pStyle w:val="Ttulo1"/>
        <w:numPr>
          <w:ilvl w:val="0"/>
          <w:numId w:val="0"/>
        </w:numPr>
      </w:pPr>
      <w:bookmarkStart w:id="902" w:name="_Toc234946595"/>
      <w:r w:rsidRPr="00911FD4">
        <w:t>ANEXO</w:t>
      </w:r>
      <w:r w:rsidRPr="00FF2836">
        <w:t xml:space="preserve"> </w:t>
      </w:r>
      <w:r>
        <w:t>I</w:t>
      </w:r>
      <w:r w:rsidRPr="00FF2836">
        <w:t>I</w:t>
      </w:r>
      <w:r w:rsidRPr="002D482E">
        <w:rPr>
          <w:b w:val="0"/>
          <w:bCs/>
        </w:rPr>
        <w:t>.</w:t>
      </w:r>
      <w:r w:rsidRPr="00FF2836">
        <w:t xml:space="preserve"> </w:t>
      </w:r>
      <w:r>
        <w:t>Gameplay</w:t>
      </w:r>
      <w:bookmarkEnd w:id="902"/>
    </w:p>
    <w:p w14:paraId="21D38392" w14:textId="7E345508" w:rsidR="002D482E" w:rsidRPr="00FF2836" w:rsidRDefault="002D482E" w:rsidP="002D482E">
      <w:pPr>
        <w:pStyle w:val="Ttulo1"/>
        <w:numPr>
          <w:ilvl w:val="0"/>
          <w:numId w:val="0"/>
        </w:numPr>
      </w:pPr>
      <w:bookmarkStart w:id="903" w:name="_Toc234946596"/>
      <w:r w:rsidRPr="00911FD4">
        <w:t>ANEXO</w:t>
      </w:r>
      <w:r w:rsidRPr="00FF2836">
        <w:t xml:space="preserve"> I</w:t>
      </w:r>
      <w:r>
        <w:t>II</w:t>
      </w:r>
      <w:r w:rsidRPr="00FF2836">
        <w:t xml:space="preserve">. </w:t>
      </w:r>
      <w:r>
        <w:t>Ejecutable</w:t>
      </w:r>
      <w:bookmarkEnd w:id="903"/>
    </w:p>
    <w:p w14:paraId="394AFDFC" w14:textId="77BDA7B9" w:rsidR="007352A1" w:rsidRPr="00FF2836" w:rsidRDefault="007352A1" w:rsidP="007352A1">
      <w:pPr>
        <w:pStyle w:val="Ttulo1"/>
        <w:numPr>
          <w:ilvl w:val="0"/>
          <w:numId w:val="0"/>
        </w:numPr>
      </w:pPr>
      <w:commentRangeStart w:id="904"/>
      <w:r w:rsidRPr="00911FD4">
        <w:t>ANEXO</w:t>
      </w:r>
      <w:r w:rsidRPr="00FF2836">
        <w:t xml:space="preserve"> I</w:t>
      </w:r>
      <w:r>
        <w:t>V</w:t>
      </w:r>
      <w:r w:rsidRPr="00FF2836">
        <w:t xml:space="preserve">. </w:t>
      </w:r>
      <w:r>
        <w:t>Código</w:t>
      </w:r>
      <w:commentRangeEnd w:id="904"/>
      <w:r>
        <w:rPr>
          <w:rStyle w:val="Refdecomentario"/>
          <w:rFonts w:eastAsiaTheme="minorEastAsia"/>
          <w:b w:val="0"/>
          <w:color w:val="auto"/>
        </w:rPr>
        <w:commentReference w:id="904"/>
      </w:r>
    </w:p>
    <w:p w14:paraId="6EE3938B" w14:textId="77777777" w:rsidR="00695C48" w:rsidRDefault="00695C48">
      <w:pPr>
        <w:rPr>
          <w:lang w:val="en-US"/>
        </w:rPr>
      </w:pPr>
    </w:p>
    <w:sectPr w:rsidR="00695C48" w:rsidSect="00602447">
      <w:headerReference w:type="default" r:id="rId32"/>
      <w:footerReference w:type="default" r:id="rId33"/>
      <w:pgSz w:w="11906" w:h="16838"/>
      <w:pgMar w:top="1701" w:right="1701" w:bottom="1418" w:left="1701" w:header="851" w:footer="992" w:gutter="0"/>
      <w:pgNumType w:start="1"/>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David C. Perez Lopez" w:date="2026-07-14T18:30:00Z" w:initials="DCPL">
    <w:p w14:paraId="4155CC0F" w14:textId="2B94EFD5" w:rsidR="00AE0EC0" w:rsidRDefault="00AE0EC0">
      <w:pPr>
        <w:pStyle w:val="Textocomentario"/>
      </w:pPr>
      <w:r>
        <w:rPr>
          <w:rStyle w:val="Refdecomentario"/>
        </w:rPr>
        <w:annotationRef/>
      </w:r>
      <w:r>
        <w:t>En mayúsculas, aplícalo a toda la memoria, solo cambio esta vez</w:t>
      </w:r>
      <w:r w:rsidR="00E358C4">
        <w:t>. Introducir la abreviatura solo esta primera vez y después usar indistintamente RV o Realidad Virtual</w:t>
      </w:r>
    </w:p>
  </w:comment>
  <w:comment w:id="5" w:author="David C. Perez Lopez" w:date="2026-07-14T17:48:00Z" w:initials="DCPL">
    <w:p w14:paraId="4A37EA25" w14:textId="75894F96" w:rsidR="002319E7" w:rsidRDefault="002319E7">
      <w:pPr>
        <w:pStyle w:val="Textocomentario"/>
      </w:pPr>
      <w:r>
        <w:rPr>
          <w:rStyle w:val="Refdecomentario"/>
        </w:rPr>
        <w:annotationRef/>
      </w:r>
      <w:r>
        <w:t xml:space="preserve">Aquí tiene que haber también un Índice de figuras y un Índice de tablas. Ver plantilla TFG: </w:t>
      </w:r>
      <w:r w:rsidRPr="002319E7">
        <w:t>https://poliformat.upv.es/access/content/group/ESP_0_3477/Plantillas/castellano/plantilla-memoria-TFG-TFM.docx</w:t>
      </w:r>
    </w:p>
  </w:comment>
  <w:comment w:id="11" w:author="David C. Perez Lopez" w:date="2026-07-14T18:55:00Z" w:initials="DCPL">
    <w:p w14:paraId="61C11A1A" w14:textId="4813406B" w:rsidR="00B831D1" w:rsidRDefault="00B831D1">
      <w:pPr>
        <w:pStyle w:val="Textocomentario"/>
      </w:pPr>
      <w:r>
        <w:rPr>
          <w:rStyle w:val="Refdecomentario"/>
        </w:rPr>
        <w:annotationRef/>
      </w:r>
    </w:p>
  </w:comment>
  <w:comment w:id="12" w:author="David C. Perez Lopez" w:date="2026-07-14T18:55:00Z" w:initials="DCPL">
    <w:p w14:paraId="259B3512" w14:textId="2DEA3DF5" w:rsidR="00B831D1" w:rsidRDefault="00B831D1">
      <w:pPr>
        <w:pStyle w:val="Textocomentario"/>
      </w:pPr>
      <w:r>
        <w:rPr>
          <w:rStyle w:val="Refdecomentario"/>
        </w:rPr>
        <w:annotationRef/>
      </w:r>
      <w:r w:rsidR="00A0330A">
        <w:t>No señalo más</w:t>
      </w:r>
    </w:p>
  </w:comment>
  <w:comment w:id="155" w:author="David C. Perez Lopez" w:date="2026-07-14T19:58:00Z" w:initials="DCPL">
    <w:p w14:paraId="7764E4B7" w14:textId="73ED85D4" w:rsidR="004E4B00" w:rsidRDefault="004E4B00">
      <w:pPr>
        <w:pStyle w:val="Textocomentario"/>
      </w:pPr>
      <w:r>
        <w:rPr>
          <w:rStyle w:val="Refdecomentario"/>
        </w:rPr>
        <w:annotationRef/>
      </w:r>
      <w:r>
        <w:t>Hacerlo mucho más breve, menos de una página</w:t>
      </w:r>
      <w:r w:rsidR="00F21F73">
        <w:t>. Como te he cambiado los capítulos tendrás que arreglarlo en consonancia</w:t>
      </w:r>
    </w:p>
  </w:comment>
  <w:comment w:id="191" w:author="David C. Perez Lopez" w:date="2026-07-14T20:20:00Z" w:initials="DCPL">
    <w:p w14:paraId="12390A86" w14:textId="0D4F0964" w:rsidR="00850922" w:rsidRDefault="00850922">
      <w:pPr>
        <w:pStyle w:val="Textocomentario"/>
      </w:pPr>
      <w:r>
        <w:rPr>
          <w:rStyle w:val="Refdecomentario"/>
        </w:rPr>
        <w:annotationRef/>
      </w:r>
      <w:r>
        <w:t>Ponerlo solo la primera vez que aparece el término (en el resumen), después RV o Realidad Virtual pero no los dos a la vez</w:t>
      </w:r>
    </w:p>
  </w:comment>
  <w:comment w:id="192" w:author="David C. Perez Lopez" w:date="2026-07-14T20:23:00Z" w:initials="DCPL">
    <w:p w14:paraId="2C280225" w14:textId="2B1E24C4" w:rsidR="00850922" w:rsidRDefault="00850922">
      <w:pPr>
        <w:pStyle w:val="Textocomentario"/>
      </w:pPr>
      <w:r>
        <w:rPr>
          <w:rStyle w:val="Refdecomentario"/>
        </w:rPr>
        <w:annotationRef/>
      </w:r>
      <w:r>
        <w:t>Referencia bibliográfica que lo apoye</w:t>
      </w:r>
    </w:p>
  </w:comment>
  <w:comment w:id="239" w:author="David C. Perez Lopez" w:date="2026-07-15T17:13:00Z" w:initials="DCPL">
    <w:p w14:paraId="2E6650CF" w14:textId="6B86298C" w:rsidR="005E69CD" w:rsidRDefault="005E69CD">
      <w:pPr>
        <w:pStyle w:val="Textocomentario"/>
      </w:pPr>
      <w:r>
        <w:rPr>
          <w:rStyle w:val="Refdecomentario"/>
        </w:rPr>
        <w:annotationRef/>
      </w:r>
      <w:r>
        <w:t>En la parte de diseño no se tienen que explicar detalles de implementación, eso es en la parte de desarrollo, el capítulo siguiente. Este apartado tendría que tener el esquema de la solución, diagramas de las pantallas (no pantallas finales)</w:t>
      </w:r>
    </w:p>
  </w:comment>
  <w:comment w:id="242" w:author="David C. Perez Lopez" w:date="2026-07-14T21:32:00Z" w:initials="DCPL">
    <w:p w14:paraId="3C47FB6E" w14:textId="6064F2A5" w:rsidR="00D20E5A" w:rsidRDefault="00D20E5A">
      <w:pPr>
        <w:pStyle w:val="Textocomentario"/>
      </w:pPr>
      <w:r>
        <w:rPr>
          <w:rStyle w:val="Refdecomentario"/>
        </w:rPr>
        <w:annotationRef/>
      </w:r>
      <w:r>
        <w:t>Hay que redefinir los requisitos, no están bien asi, debe ser algo como requisitos funcionales y no funcionales, yo haría una enumeración o una tabla, algo cuyos elementos sean algo como esto:</w:t>
      </w:r>
    </w:p>
    <w:p w14:paraId="0C64A283" w14:textId="7139E047" w:rsidR="00D20E5A" w:rsidRDefault="00D20E5A">
      <w:pPr>
        <w:pStyle w:val="Textocomentario"/>
      </w:pPr>
      <w:r>
        <w:t>RF01: Es sistema debe mostrar una calle con un paso de cebra, un semáforo….(algo así)</w:t>
      </w:r>
    </w:p>
    <w:p w14:paraId="545DEF64" w14:textId="70076CC2" w:rsidR="00D20E5A" w:rsidRDefault="00D20E5A">
      <w:pPr>
        <w:pStyle w:val="Textocomentario"/>
      </w:pPr>
      <w:r>
        <w:t>RF02:</w:t>
      </w:r>
    </w:p>
    <w:p w14:paraId="67E44C5B" w14:textId="3C522A6E" w:rsidR="00D20E5A" w:rsidRDefault="00D20E5A">
      <w:pPr>
        <w:pStyle w:val="Textocomentario"/>
      </w:pPr>
    </w:p>
    <w:p w14:paraId="3732A2F7" w14:textId="5EE1983F" w:rsidR="00D20E5A" w:rsidRDefault="00D20E5A">
      <w:pPr>
        <w:pStyle w:val="Textocomentario"/>
      </w:pPr>
      <w:r>
        <w:t>RNF01: La aplicación debe ser compatible con Meta Quest 2</w:t>
      </w:r>
    </w:p>
    <w:p w14:paraId="0F9A8EF2" w14:textId="4F27D6BC" w:rsidR="00D20E5A" w:rsidRDefault="00D20E5A">
      <w:pPr>
        <w:pStyle w:val="Textocomentario"/>
      </w:pPr>
      <w:r>
        <w:t>RNF02: La aplicación debe desarrollarse como PCVR</w:t>
      </w:r>
    </w:p>
    <w:p w14:paraId="00FA821D" w14:textId="77777777" w:rsidR="00D20E5A" w:rsidRDefault="00D20E5A">
      <w:pPr>
        <w:pStyle w:val="Textocomentario"/>
      </w:pPr>
    </w:p>
    <w:p w14:paraId="503822E4" w14:textId="3DB3F843" w:rsidR="00D20E5A" w:rsidRDefault="00D20E5A">
      <w:pPr>
        <w:pStyle w:val="Textocomentario"/>
      </w:pPr>
    </w:p>
  </w:comment>
  <w:comment w:id="245" w:author="David C. Perez Lopez" w:date="2026-07-15T17:51:00Z" w:initials="DCPL">
    <w:p w14:paraId="09A51603" w14:textId="3E1284B8" w:rsidR="007C6BD8" w:rsidRDefault="007C6BD8">
      <w:pPr>
        <w:pStyle w:val="Textocomentario"/>
      </w:pPr>
      <w:r>
        <w:rPr>
          <w:rStyle w:val="Refdecomentario"/>
        </w:rPr>
        <w:annotationRef/>
      </w:r>
      <w:r>
        <w:t>Eso no es diseño</w:t>
      </w:r>
    </w:p>
  </w:comment>
  <w:comment w:id="254" w:author="David C. Perez Lopez" w:date="2026-07-15T17:46:00Z" w:initials="DCPL">
    <w:p w14:paraId="504D1C24" w14:textId="300BBA79" w:rsidR="005766CD" w:rsidRDefault="005766CD">
      <w:pPr>
        <w:pStyle w:val="Textocomentario"/>
      </w:pPr>
      <w:r>
        <w:rPr>
          <w:rStyle w:val="Refdecomentario"/>
        </w:rPr>
        <w:annotationRef/>
      </w:r>
      <w:r>
        <w:t>Toda figura o tabla que aparezca en la memoria tiene que aparecer en el texto con cualquier fórmula del estilo: como se ve en la figura x, la figura x muestra, ver figura x, etc.</w:t>
      </w:r>
    </w:p>
  </w:comment>
  <w:comment w:id="265" w:author="David C. Perez Lopez" w:date="2026-07-15T17:58:00Z" w:initials="DCPL">
    <w:p w14:paraId="5C523443" w14:textId="7F12F4F0" w:rsidR="00A665F2" w:rsidRDefault="00A665F2">
      <w:pPr>
        <w:pStyle w:val="Textocomentario"/>
      </w:pPr>
      <w:r>
        <w:rPr>
          <w:rStyle w:val="Refdecomentario"/>
        </w:rPr>
        <w:annotationRef/>
      </w:r>
      <w:r>
        <w:t>Esta imagen pásala a resultados, aquí haz una esquemática, no final</w:t>
      </w:r>
    </w:p>
  </w:comment>
  <w:comment w:id="273" w:author="David C. Perez Lopez" w:date="2026-07-15T18:14:00Z" w:initials="DCPL">
    <w:p w14:paraId="7D3A214E" w14:textId="0786CC6B" w:rsidR="009555BD" w:rsidRDefault="009555BD">
      <w:pPr>
        <w:pStyle w:val="Textocomentario"/>
      </w:pPr>
      <w:r>
        <w:rPr>
          <w:rStyle w:val="Refdecomentario"/>
        </w:rPr>
        <w:annotationRef/>
      </w:r>
      <w:r>
        <w:t>Esto es un detalle de implementación, en el capítulo 5, busca un hueco donde contarlo allí.</w:t>
      </w:r>
    </w:p>
  </w:comment>
  <w:comment w:id="310" w:author="David C. Perez Lopez" w:date="2026-07-15T18:50:00Z" w:initials="DCPL">
    <w:p w14:paraId="630AFD48" w14:textId="0C729421" w:rsidR="003C1EAF" w:rsidRDefault="003C1EAF">
      <w:pPr>
        <w:pStyle w:val="Textocomentario"/>
      </w:pPr>
      <w:r>
        <w:rPr>
          <w:rStyle w:val="Refdecomentario"/>
        </w:rPr>
        <w:annotationRef/>
      </w:r>
      <w:r>
        <w:t>Sustituir por imagen esquemática y pasar esta imagen a resultados</w:t>
      </w:r>
    </w:p>
  </w:comment>
  <w:comment w:id="311" w:author="David C. Perez Lopez" w:date="2026-07-15T18:52:00Z" w:initials="DCPL">
    <w:p w14:paraId="73962FCC" w14:textId="6A829528" w:rsidR="00AD6769" w:rsidRDefault="00AD6769">
      <w:pPr>
        <w:pStyle w:val="Textocomentario"/>
      </w:pPr>
      <w:r>
        <w:rPr>
          <w:rStyle w:val="Refdecomentario"/>
        </w:rPr>
        <w:annotationRef/>
      </w:r>
      <w:r>
        <w:t>Mismo comentario que en figura 2, se pueden poner una al lado de la otra para ocupar menos espacio</w:t>
      </w:r>
    </w:p>
  </w:comment>
  <w:comment w:id="312" w:author="David C. Perez Lopez" w:date="2026-07-15T19:02:00Z" w:initials="DCPL">
    <w:p w14:paraId="357E237F" w14:textId="0398709C" w:rsidR="00D20EF0" w:rsidRDefault="00D20EF0">
      <w:pPr>
        <w:pStyle w:val="Textocomentario"/>
      </w:pPr>
      <w:r>
        <w:rPr>
          <w:rStyle w:val="Refdecomentario"/>
        </w:rPr>
        <w:annotationRef/>
      </w:r>
      <w:r>
        <w:t>Aquí se puede añadir una figura con esta información</w:t>
      </w:r>
    </w:p>
  </w:comment>
  <w:comment w:id="334" w:author="David C. Perez Lopez" w:date="2026-07-15T19:25:00Z" w:initials="DCPL">
    <w:p w14:paraId="6C1FD8BE" w14:textId="66FC5AAC" w:rsidR="00594EF6" w:rsidRDefault="00594EF6">
      <w:pPr>
        <w:pStyle w:val="Textocomentario"/>
      </w:pPr>
      <w:r>
        <w:rPr>
          <w:rStyle w:val="Refdecomentario"/>
        </w:rPr>
        <w:annotationRef/>
      </w:r>
      <w:r>
        <w:t>Añadir ese boceto</w:t>
      </w:r>
    </w:p>
  </w:comment>
  <w:comment w:id="348" w:author="David C. Perez Lopez" w:date="2026-07-15T19:55:00Z" w:initials="DCPL">
    <w:p w14:paraId="36B28E00" w14:textId="359E4A4E" w:rsidR="002827C4" w:rsidRDefault="002827C4">
      <w:pPr>
        <w:pStyle w:val="Textocomentario"/>
      </w:pPr>
      <w:r>
        <w:rPr>
          <w:rStyle w:val="Refdecomentario"/>
        </w:rPr>
        <w:annotationRef/>
      </w:r>
      <w:r>
        <w:t>Esta imagen debe ir en resultados</w:t>
      </w:r>
    </w:p>
  </w:comment>
  <w:comment w:id="357" w:author="David C. Perez Lopez" w:date="2026-07-15T20:04:00Z" w:initials="DCPL">
    <w:p w14:paraId="4F407328" w14:textId="71A1AC65" w:rsidR="00041DF2" w:rsidRDefault="00041DF2">
      <w:pPr>
        <w:pStyle w:val="Textocomentario"/>
      </w:pPr>
      <w:r>
        <w:rPr>
          <w:rStyle w:val="Refdecomentario"/>
        </w:rPr>
        <w:annotationRef/>
      </w:r>
      <w:r>
        <w:t>Esto es implementación</w:t>
      </w:r>
    </w:p>
  </w:comment>
  <w:comment w:id="399" w:author="David C. Perez Lopez" w:date="2026-07-15T20:12:00Z" w:initials="DCPL">
    <w:p w14:paraId="35397339" w14:textId="3999A8F4" w:rsidR="00C01D1A" w:rsidRDefault="00C01D1A">
      <w:pPr>
        <w:pStyle w:val="Textocomentario"/>
      </w:pPr>
      <w:r>
        <w:rPr>
          <w:rStyle w:val="Refdecomentario"/>
        </w:rPr>
        <w:annotationRef/>
      </w:r>
      <w:r>
        <w:t>Resultados</w:t>
      </w:r>
    </w:p>
  </w:comment>
  <w:comment w:id="402" w:author="David C. Perez Lopez" w:date="2026-07-15T20:40:00Z" w:initials="DCPL">
    <w:p w14:paraId="0A627DD6" w14:textId="7F8227EC" w:rsidR="00792016" w:rsidRDefault="00792016">
      <w:pPr>
        <w:pStyle w:val="Textocomentario"/>
      </w:pPr>
      <w:r>
        <w:rPr>
          <w:rStyle w:val="Refdecomentario"/>
        </w:rPr>
        <w:annotationRef/>
      </w:r>
    </w:p>
  </w:comment>
  <w:comment w:id="403" w:author="David C. Perez Lopez" w:date="2026-07-15T20:40:00Z" w:initials="DCPL">
    <w:p w14:paraId="3F4276E1" w14:textId="4B479E7E" w:rsidR="00792016" w:rsidRDefault="00792016">
      <w:pPr>
        <w:pStyle w:val="Textocomentario"/>
      </w:pPr>
      <w:r>
        <w:rPr>
          <w:rStyle w:val="Refdecomentario"/>
        </w:rPr>
        <w:annotationRef/>
      </w:r>
      <w:r>
        <w:t>resultados</w:t>
      </w:r>
    </w:p>
  </w:comment>
  <w:comment w:id="435" w:author="David C. Perez Lopez" w:date="2026-07-15T20:47:00Z" w:initials="DCPL">
    <w:p w14:paraId="26216564" w14:textId="311FC049" w:rsidR="00F14D9F" w:rsidRDefault="00F14D9F">
      <w:pPr>
        <w:pStyle w:val="Textocomentario"/>
      </w:pPr>
      <w:r>
        <w:rPr>
          <w:rStyle w:val="Refdecomentario"/>
        </w:rPr>
        <w:annotationRef/>
      </w:r>
      <w:r>
        <w:t>esto es implementación</w:t>
      </w:r>
    </w:p>
  </w:comment>
  <w:comment w:id="437" w:author="David C. Perez Lopez" w:date="2026-07-15T20:45:00Z" w:initials="DCPL">
    <w:p w14:paraId="221FBC77" w14:textId="4DDC5B5B" w:rsidR="00F14D9F" w:rsidRDefault="00F14D9F">
      <w:pPr>
        <w:pStyle w:val="Textocomentario"/>
      </w:pPr>
      <w:r>
        <w:rPr>
          <w:rStyle w:val="Refdecomentario"/>
        </w:rPr>
        <w:annotationRef/>
      </w:r>
      <w:r>
        <w:t>resultados</w:t>
      </w:r>
    </w:p>
  </w:comment>
  <w:comment w:id="450" w:author="David C. Perez Lopez" w:date="2026-07-15T20:48:00Z" w:initials="DCPL">
    <w:p w14:paraId="40794798" w14:textId="1A25F377" w:rsidR="00635C2A" w:rsidRDefault="00635C2A">
      <w:pPr>
        <w:pStyle w:val="Textocomentario"/>
      </w:pPr>
      <w:r>
        <w:rPr>
          <w:rStyle w:val="Refdecomentario"/>
        </w:rPr>
        <w:annotationRef/>
      </w:r>
      <w:r>
        <w:t>resultados</w:t>
      </w:r>
    </w:p>
  </w:comment>
  <w:comment w:id="459" w:author="David C. Perez Lopez" w:date="2026-07-15T21:54:00Z" w:initials="DCPL">
    <w:p w14:paraId="24F6F188" w14:textId="10C0E4E8" w:rsidR="0025734C" w:rsidRDefault="0025734C">
      <w:pPr>
        <w:pStyle w:val="Textocomentario"/>
      </w:pPr>
      <w:r>
        <w:rPr>
          <w:rStyle w:val="Refdecomentario"/>
        </w:rPr>
        <w:annotationRef/>
      </w:r>
      <w:r>
        <w:t>resultados</w:t>
      </w:r>
    </w:p>
  </w:comment>
  <w:comment w:id="572" w:author="David C. Perez Lopez" w:date="2026-07-15T23:33:00Z" w:initials="DCPL">
    <w:p w14:paraId="3A92CB79" w14:textId="42C255AA" w:rsidR="00271286" w:rsidRDefault="00271286">
      <w:pPr>
        <w:pStyle w:val="Textocomentario"/>
      </w:pPr>
      <w:r>
        <w:rPr>
          <w:rStyle w:val="Refdecomentario"/>
        </w:rPr>
        <w:annotationRef/>
      </w:r>
      <w:r>
        <w:t>lo que corresponda</w:t>
      </w:r>
    </w:p>
  </w:comment>
  <w:comment w:id="575" w:author="David C. Perez Lopez" w:date="2026-07-15T23:33:00Z" w:initials="DCPL">
    <w:p w14:paraId="54F743A1" w14:textId="525159E3" w:rsidR="0004598F" w:rsidRDefault="0004598F">
      <w:pPr>
        <w:pStyle w:val="Textocomentario"/>
      </w:pPr>
      <w:r>
        <w:rPr>
          <w:rStyle w:val="Refdecomentario"/>
        </w:rPr>
        <w:annotationRef/>
      </w:r>
      <w:r>
        <w:rPr>
          <w:rStyle w:val="Refdecomentario"/>
        </w:rPr>
        <w:t>lo que corresponda</w:t>
      </w:r>
    </w:p>
  </w:comment>
  <w:comment w:id="638" w:author="David C. Perez Lopez" w:date="2026-07-15T11:23:00Z" w:initials="DCPL">
    <w:p w14:paraId="0D5A797C" w14:textId="3E389083" w:rsidR="008D5911" w:rsidRDefault="008D5911">
      <w:pPr>
        <w:pStyle w:val="Textocomentario"/>
      </w:pPr>
      <w:r>
        <w:rPr>
          <w:rStyle w:val="Refdecomentario"/>
        </w:rPr>
        <w:annotationRef/>
      </w:r>
      <w:r>
        <w:t>Mejor no lo digas</w:t>
      </w:r>
    </w:p>
  </w:comment>
  <w:comment w:id="712" w:author="David C. Perez Lopez" w:date="2026-07-15T12:32:00Z" w:initials="DCPL">
    <w:p w14:paraId="12792084" w14:textId="6D476634" w:rsidR="00B670F8" w:rsidRDefault="00B670F8">
      <w:pPr>
        <w:pStyle w:val="Textocomentario"/>
      </w:pPr>
      <w:r>
        <w:rPr>
          <w:rStyle w:val="Refdecomentario"/>
        </w:rPr>
        <w:annotationRef/>
      </w:r>
      <w:r>
        <w:t>No entiendo qué es el tramo de nacimiento entre edificios</w:t>
      </w:r>
    </w:p>
  </w:comment>
  <w:comment w:id="727" w:author="David C. Perez Lopez" w:date="2026-07-16T00:27:00Z" w:initials="DCPL">
    <w:p w14:paraId="3341A95B" w14:textId="54B82D44" w:rsidR="00525792" w:rsidRDefault="00525792">
      <w:pPr>
        <w:pStyle w:val="Textocomentario"/>
      </w:pPr>
      <w:r>
        <w:rPr>
          <w:rStyle w:val="Refdecomentario"/>
        </w:rPr>
        <w:annotationRef/>
      </w:r>
      <w:r>
        <w:t>Este subpunto yo lo pondría en la parte de resultados</w:t>
      </w:r>
      <w:r w:rsidR="00050A7F">
        <w:t>, como parte de las capturas</w:t>
      </w:r>
    </w:p>
  </w:comment>
  <w:comment w:id="784" w:author="David C. Perez Lopez" w:date="2026-07-15T10:07:00Z" w:initials="DCPL">
    <w:p w14:paraId="7043A0C2" w14:textId="3BD6822D" w:rsidR="009C3EF1" w:rsidRDefault="009C3EF1">
      <w:pPr>
        <w:pStyle w:val="Textocomentario"/>
      </w:pPr>
      <w:r>
        <w:rPr>
          <w:rStyle w:val="Refdecomentario"/>
        </w:rPr>
        <w:annotationRef/>
      </w:r>
      <w:r>
        <w:t>Esta parte mejor pasarla a conclusiones</w:t>
      </w:r>
    </w:p>
  </w:comment>
  <w:comment w:id="806" w:author="David C. Perez Lopez" w:date="2026-07-16T00:25:00Z" w:initials="DCPL">
    <w:p w14:paraId="29983FF8" w14:textId="5AAF2DF0" w:rsidR="00166EBE" w:rsidRDefault="00166EBE">
      <w:pPr>
        <w:pStyle w:val="Textocomentario"/>
      </w:pPr>
      <w:r>
        <w:rPr>
          <w:rStyle w:val="Refdecomentario"/>
        </w:rPr>
        <w:annotationRef/>
      </w:r>
      <w:r>
        <w:t>Quizá tengas que reducir tamaño de las imágenes para no pasarte del número máximo de páginas.</w:t>
      </w:r>
    </w:p>
  </w:comment>
  <w:comment w:id="813" w:author="David C. Perez Lopez" w:date="2026-07-16T00:31:00Z" w:initials="DCPL">
    <w:p w14:paraId="260C361C" w14:textId="595BA030" w:rsidR="007F1774" w:rsidRDefault="007F1774">
      <w:pPr>
        <w:pStyle w:val="Textocomentario"/>
      </w:pPr>
      <w:r>
        <w:rPr>
          <w:rStyle w:val="Refdecomentario"/>
        </w:rPr>
        <w:annotationRef/>
      </w:r>
      <w:r>
        <w:t>Si la figura queda muchas páginas atrás, no citarla</w:t>
      </w:r>
    </w:p>
  </w:comment>
  <w:comment w:id="892" w:author="David C. Perez Lopez" w:date="2026-07-15T10:00:00Z" w:initials="DCPL">
    <w:p w14:paraId="69511EF7" w14:textId="52196902" w:rsidR="00C140FF" w:rsidRDefault="00C140FF">
      <w:pPr>
        <w:pStyle w:val="Textocomentario"/>
      </w:pPr>
      <w:r>
        <w:rPr>
          <w:rStyle w:val="Refdecomentario"/>
        </w:rPr>
        <w:annotationRef/>
      </w:r>
      <w:r>
        <w:t>Mejor no comentar esto</w:t>
      </w:r>
    </w:p>
  </w:comment>
  <w:comment w:id="904" w:author="David C. Perez Lopez" w:date="2026-07-16T00:44:00Z" w:initials="DCPL">
    <w:p w14:paraId="41D86682" w14:textId="3F21DD69" w:rsidR="007352A1" w:rsidRDefault="007352A1">
      <w:pPr>
        <w:pStyle w:val="Textocomentario"/>
      </w:pPr>
      <w:r>
        <w:rPr>
          <w:rStyle w:val="Refdecomentario"/>
        </w:rPr>
        <w:annotationRef/>
      </w:r>
      <w:r>
        <w:t>Puede ser un enlace al github del proyecto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155CC0F" w15:done="0"/>
  <w15:commentEx w15:paraId="4A37EA25" w15:done="0"/>
  <w15:commentEx w15:paraId="61C11A1A" w15:done="0"/>
  <w15:commentEx w15:paraId="259B3512" w15:done="0"/>
  <w15:commentEx w15:paraId="7764E4B7" w15:done="0"/>
  <w15:commentEx w15:paraId="12390A86" w15:done="0"/>
  <w15:commentEx w15:paraId="2C280225" w15:done="0"/>
  <w15:commentEx w15:paraId="2E6650CF" w15:done="0"/>
  <w15:commentEx w15:paraId="503822E4" w15:done="0"/>
  <w15:commentEx w15:paraId="09A51603" w15:done="0"/>
  <w15:commentEx w15:paraId="504D1C24" w15:done="0"/>
  <w15:commentEx w15:paraId="5C523443" w15:done="0"/>
  <w15:commentEx w15:paraId="7D3A214E" w15:done="0"/>
  <w15:commentEx w15:paraId="630AFD48" w15:done="0"/>
  <w15:commentEx w15:paraId="73962FCC" w15:done="0"/>
  <w15:commentEx w15:paraId="357E237F" w15:done="0"/>
  <w15:commentEx w15:paraId="6C1FD8BE" w15:done="0"/>
  <w15:commentEx w15:paraId="36B28E00" w15:done="0"/>
  <w15:commentEx w15:paraId="4F407328" w15:done="0"/>
  <w15:commentEx w15:paraId="35397339" w15:done="0"/>
  <w15:commentEx w15:paraId="0A627DD6" w15:done="0"/>
  <w15:commentEx w15:paraId="3F4276E1" w15:paraIdParent="0A627DD6" w15:done="0"/>
  <w15:commentEx w15:paraId="26216564" w15:done="0"/>
  <w15:commentEx w15:paraId="221FBC77" w15:done="0"/>
  <w15:commentEx w15:paraId="40794798" w15:done="0"/>
  <w15:commentEx w15:paraId="24F6F188" w15:done="0"/>
  <w15:commentEx w15:paraId="3A92CB79" w15:done="0"/>
  <w15:commentEx w15:paraId="54F743A1" w15:done="0"/>
  <w15:commentEx w15:paraId="0D5A797C" w15:done="0"/>
  <w15:commentEx w15:paraId="12792084" w15:done="0"/>
  <w15:commentEx w15:paraId="3341A95B" w15:done="0"/>
  <w15:commentEx w15:paraId="7043A0C2" w15:done="0"/>
  <w15:commentEx w15:paraId="29983FF8" w15:done="0"/>
  <w15:commentEx w15:paraId="260C361C" w15:done="0"/>
  <w15:commentEx w15:paraId="69511EF7" w15:done="0"/>
  <w15:commentEx w15:paraId="41D8668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00FEB6" w16cex:dateUtc="2026-07-14T16:30:00Z"/>
  <w16cex:commentExtensible w16cex:durableId="2E00F506" w16cex:dateUtc="2026-07-14T15:48:00Z"/>
  <w16cex:commentExtensible w16cex:durableId="2E01048C" w16cex:dateUtc="2026-07-14T16:55:00Z"/>
  <w16cex:commentExtensible w16cex:durableId="2E01049A" w16cex:dateUtc="2026-07-14T16:55:00Z"/>
  <w16cex:commentExtensible w16cex:durableId="2E011352" w16cex:dateUtc="2026-07-14T17:58:00Z"/>
  <w16cex:commentExtensible w16cex:durableId="2E011874" w16cex:dateUtc="2026-07-14T18:20:00Z"/>
  <w16cex:commentExtensible w16cex:durableId="2E011959" w16cex:dateUtc="2026-07-14T18:23:00Z"/>
  <w16cex:commentExtensible w16cex:durableId="2E023E41" w16cex:dateUtc="2026-07-15T15:13:00Z"/>
  <w16cex:commentExtensible w16cex:durableId="2E012955" w16cex:dateUtc="2026-07-14T19:32:00Z"/>
  <w16cex:commentExtensible w16cex:durableId="2E024731" w16cex:dateUtc="2026-07-15T15:51:00Z"/>
  <w16cex:commentExtensible w16cex:durableId="2E02460B" w16cex:dateUtc="2026-07-15T15:46:00Z"/>
  <w16cex:commentExtensible w16cex:durableId="2E0248E0" w16cex:dateUtc="2026-07-15T15:58:00Z"/>
  <w16cex:commentExtensible w16cex:durableId="2E024C8A" w16cex:dateUtc="2026-07-15T16:14:00Z"/>
  <w16cex:commentExtensible w16cex:durableId="2E0254F9" w16cex:dateUtc="2026-07-15T16:50:00Z"/>
  <w16cex:commentExtensible w16cex:durableId="2E02555C" w16cex:dateUtc="2026-07-15T16:52:00Z"/>
  <w16cex:commentExtensible w16cex:durableId="2E0257DE" w16cex:dateUtc="2026-07-15T17:02:00Z"/>
  <w16cex:commentExtensible w16cex:durableId="2E025D0F" w16cex:dateUtc="2026-07-15T17:25:00Z"/>
  <w16cex:commentExtensible w16cex:durableId="2E02642C" w16cex:dateUtc="2026-07-15T17:55:00Z"/>
  <w16cex:commentExtensible w16cex:durableId="2E026644" w16cex:dateUtc="2026-07-15T18:04:00Z"/>
  <w16cex:commentExtensible w16cex:durableId="2E02683C" w16cex:dateUtc="2026-07-15T18:12:00Z"/>
  <w16cex:commentExtensible w16cex:durableId="2E026EC0" w16cex:dateUtc="2026-07-15T18:40:00Z"/>
  <w16cex:commentExtensible w16cex:durableId="2E026EC2" w16cex:dateUtc="2026-07-15T18:40:00Z"/>
  <w16cex:commentExtensible w16cex:durableId="2E027046" w16cex:dateUtc="2026-07-15T18:47:00Z"/>
  <w16cex:commentExtensible w16cex:durableId="2E026FDF" w16cex:dateUtc="2026-07-15T18:45:00Z"/>
  <w16cex:commentExtensible w16cex:durableId="2E0270AC" w16cex:dateUtc="2026-07-15T18:48:00Z"/>
  <w16cex:commentExtensible w16cex:durableId="2E02802C" w16cex:dateUtc="2026-07-15T19:54:00Z"/>
  <w16cex:commentExtensible w16cex:durableId="2E029767" w16cex:dateUtc="2026-07-15T21:33:00Z"/>
  <w16cex:commentExtensible w16cex:durableId="2E02972F" w16cex:dateUtc="2026-07-15T21:33:00Z"/>
  <w16cex:commentExtensible w16cex:durableId="2E01EC47" w16cex:dateUtc="2026-07-15T09:23:00Z"/>
  <w16cex:commentExtensible w16cex:durableId="2E01FC4B" w16cex:dateUtc="2026-07-15T10:32:00Z"/>
  <w16cex:commentExtensible w16cex:durableId="2E02A3F1" w16cex:dateUtc="2026-07-15T22:27:00Z"/>
  <w16cex:commentExtensible w16cex:durableId="2E01DA67" w16cex:dateUtc="2026-07-15T08:07:00Z"/>
  <w16cex:commentExtensible w16cex:durableId="2E02A35F" w16cex:dateUtc="2026-07-15T22:25:00Z"/>
  <w16cex:commentExtensible w16cex:durableId="2E02A4D8" w16cex:dateUtc="2026-07-15T22:31:00Z"/>
  <w16cex:commentExtensible w16cex:durableId="2E01D8C6" w16cex:dateUtc="2026-07-15T08:00:00Z"/>
  <w16cex:commentExtensible w16cex:durableId="2E02A7DC" w16cex:dateUtc="2026-07-15T22: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155CC0F" w16cid:durableId="2E00FEB6"/>
  <w16cid:commentId w16cid:paraId="4A37EA25" w16cid:durableId="2E00F506"/>
  <w16cid:commentId w16cid:paraId="61C11A1A" w16cid:durableId="2E01048C"/>
  <w16cid:commentId w16cid:paraId="259B3512" w16cid:durableId="2E01049A"/>
  <w16cid:commentId w16cid:paraId="7764E4B7" w16cid:durableId="2E011352"/>
  <w16cid:commentId w16cid:paraId="12390A86" w16cid:durableId="2E011874"/>
  <w16cid:commentId w16cid:paraId="2C280225" w16cid:durableId="2E011959"/>
  <w16cid:commentId w16cid:paraId="2E6650CF" w16cid:durableId="2E023E41"/>
  <w16cid:commentId w16cid:paraId="503822E4" w16cid:durableId="2E012955"/>
  <w16cid:commentId w16cid:paraId="09A51603" w16cid:durableId="2E024731"/>
  <w16cid:commentId w16cid:paraId="504D1C24" w16cid:durableId="2E02460B"/>
  <w16cid:commentId w16cid:paraId="5C523443" w16cid:durableId="2E0248E0"/>
  <w16cid:commentId w16cid:paraId="7D3A214E" w16cid:durableId="2E024C8A"/>
  <w16cid:commentId w16cid:paraId="630AFD48" w16cid:durableId="2E0254F9"/>
  <w16cid:commentId w16cid:paraId="73962FCC" w16cid:durableId="2E02555C"/>
  <w16cid:commentId w16cid:paraId="357E237F" w16cid:durableId="2E0257DE"/>
  <w16cid:commentId w16cid:paraId="6C1FD8BE" w16cid:durableId="2E025D0F"/>
  <w16cid:commentId w16cid:paraId="36B28E00" w16cid:durableId="2E02642C"/>
  <w16cid:commentId w16cid:paraId="4F407328" w16cid:durableId="2E026644"/>
  <w16cid:commentId w16cid:paraId="35397339" w16cid:durableId="2E02683C"/>
  <w16cid:commentId w16cid:paraId="0A627DD6" w16cid:durableId="2E026EC0"/>
  <w16cid:commentId w16cid:paraId="3F4276E1" w16cid:durableId="2E026EC2"/>
  <w16cid:commentId w16cid:paraId="26216564" w16cid:durableId="2E027046"/>
  <w16cid:commentId w16cid:paraId="221FBC77" w16cid:durableId="2E026FDF"/>
  <w16cid:commentId w16cid:paraId="40794798" w16cid:durableId="2E0270AC"/>
  <w16cid:commentId w16cid:paraId="24F6F188" w16cid:durableId="2E02802C"/>
  <w16cid:commentId w16cid:paraId="3A92CB79" w16cid:durableId="2E029767"/>
  <w16cid:commentId w16cid:paraId="54F743A1" w16cid:durableId="2E02972F"/>
  <w16cid:commentId w16cid:paraId="0D5A797C" w16cid:durableId="2E01EC47"/>
  <w16cid:commentId w16cid:paraId="12792084" w16cid:durableId="2E01FC4B"/>
  <w16cid:commentId w16cid:paraId="3341A95B" w16cid:durableId="2E02A3F1"/>
  <w16cid:commentId w16cid:paraId="7043A0C2" w16cid:durableId="2E01DA67"/>
  <w16cid:commentId w16cid:paraId="29983FF8" w16cid:durableId="2E02A35F"/>
  <w16cid:commentId w16cid:paraId="260C361C" w16cid:durableId="2E02A4D8"/>
  <w16cid:commentId w16cid:paraId="69511EF7" w16cid:durableId="2E01D8C6"/>
  <w16cid:commentId w16cid:paraId="41D86682" w16cid:durableId="2E02A7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EE65DF" w14:textId="77777777" w:rsidR="009B0E5E" w:rsidRDefault="009B0E5E">
      <w:pPr>
        <w:spacing w:after="0"/>
      </w:pPr>
      <w:r>
        <w:separator/>
      </w:r>
    </w:p>
  </w:endnote>
  <w:endnote w:type="continuationSeparator" w:id="0">
    <w:p w14:paraId="193A24B9" w14:textId="77777777" w:rsidR="009B0E5E" w:rsidRDefault="009B0E5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DengXian">
    <w:altName w:val="DengXian"/>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SimHei">
    <w:altName w:val="黑体"/>
    <w:panose1 w:val="0201060003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2285604"/>
      <w:docPartObj>
        <w:docPartGallery w:val="Page Numbers (Bottom of Page)"/>
        <w:docPartUnique/>
      </w:docPartObj>
    </w:sdtPr>
    <w:sdtContent>
      <w:p w14:paraId="1788DE8D" w14:textId="2548AB10" w:rsidR="00EE2328" w:rsidRDefault="00EE2328">
        <w:pPr>
          <w:pStyle w:val="Piedepgina"/>
          <w:jc w:val="right"/>
        </w:pPr>
        <w:r>
          <w:fldChar w:fldCharType="begin"/>
        </w:r>
        <w:r>
          <w:instrText>PAGE   \* MERGEFORMAT</w:instrText>
        </w:r>
        <w:r>
          <w:fldChar w:fldCharType="separate"/>
        </w:r>
        <w:r>
          <w:t>2</w:t>
        </w:r>
        <w:r>
          <w:fldChar w:fldCharType="end"/>
        </w:r>
      </w:p>
    </w:sdtContent>
  </w:sdt>
  <w:p w14:paraId="1F375E72" w14:textId="5916B37D" w:rsidR="00695C48" w:rsidRDefault="00695C4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9A365A" w14:textId="77777777" w:rsidR="009B0E5E" w:rsidRDefault="009B0E5E">
      <w:pPr>
        <w:spacing w:after="0"/>
      </w:pPr>
      <w:r>
        <w:separator/>
      </w:r>
    </w:p>
  </w:footnote>
  <w:footnote w:type="continuationSeparator" w:id="0">
    <w:p w14:paraId="37D301A3" w14:textId="77777777" w:rsidR="009B0E5E" w:rsidRDefault="009B0E5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C80FE" w14:textId="58A38464" w:rsidR="00695C48" w:rsidRDefault="000F3926" w:rsidP="00F2741F">
    <w:pPr>
      <w:pStyle w:val="Encabezado"/>
      <w:jc w:val="both"/>
    </w:pPr>
    <w:r>
      <w:rPr>
        <w:noProof/>
        <w14:ligatures w14:val="none"/>
      </w:rPr>
      <w:drawing>
        <wp:inline distT="0" distB="0" distL="0" distR="0" wp14:anchorId="29948AB8" wp14:editId="429A9008">
          <wp:extent cx="2568575" cy="504825"/>
          <wp:effectExtent l="0" t="0" r="3175" b="9525"/>
          <wp:docPr id="646447188" name="Gráfico 1"/>
          <wp:cNvGraphicFramePr/>
          <a:graphic xmlns:a="http://schemas.openxmlformats.org/drawingml/2006/main">
            <a:graphicData uri="http://schemas.openxmlformats.org/drawingml/2006/picture">
              <pic:pic xmlns:pic="http://schemas.openxmlformats.org/drawingml/2006/picture">
                <pic:nvPicPr>
                  <pic:cNvPr id="646447188" name="Gráfico 1"/>
                  <pic:cNvPicPr/>
                </pic:nvPicPr>
                <pic:blipFill>
                  <a:blip r:embed="rId1">
                    <a:extLst>
                      <a:ext uri="{96DAC541-7B7A-43D3-8B79-37D633B846F1}">
                        <asvg:svgBlip xmlns:asvg="http://schemas.microsoft.com/office/drawing/2016/SVG/main" r:embed="rId2"/>
                      </a:ext>
                    </a:extLst>
                  </a:blip>
                  <a:stretch>
                    <a:fillRect/>
                  </a:stretch>
                </pic:blipFill>
                <pic:spPr>
                  <a:xfrm>
                    <a:off x="0" y="0"/>
                    <a:ext cx="2568575" cy="504825"/>
                  </a:xfrm>
                  <a:prstGeom prst="rect">
                    <a:avLst/>
                  </a:prstGeom>
                </pic:spPr>
              </pic:pic>
            </a:graphicData>
          </a:graphic>
        </wp:inline>
      </w:drawing>
    </w:r>
    <w:r>
      <w:t xml:space="preserve">        </w:t>
    </w:r>
    <w:r w:rsidR="00EE2328">
      <w:t>Virtual Low-Vision Simulator</w:t>
    </w:r>
    <w:r w:rsidR="00EE2328">
      <w:tab/>
      <w:t xml:space="preserve">    </w:t>
    </w:r>
    <w:r>
      <w:t xml:space="preserve">  </w:t>
    </w:r>
    <w:r w:rsidR="00EE2328">
      <w:t>Chen Yixuan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A71EAC"/>
    <w:multiLevelType w:val="multilevel"/>
    <w:tmpl w:val="0C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C. Perez Lopez">
    <w15:presenceInfo w15:providerId="AD" w15:userId="S::dapelo@upv.edu.es::8bd08c66-8cd0-4d74-9ec7-0210fecd93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trackRevisions/>
  <w:defaultTabStop w:val="420"/>
  <w:hyphenationZone w:val="42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0667"/>
    <w:rsid w:val="000121DE"/>
    <w:rsid w:val="00041DF2"/>
    <w:rsid w:val="0004598F"/>
    <w:rsid w:val="00050A7F"/>
    <w:rsid w:val="0005361C"/>
    <w:rsid w:val="00054F90"/>
    <w:rsid w:val="00071542"/>
    <w:rsid w:val="000966F7"/>
    <w:rsid w:val="000D2957"/>
    <w:rsid w:val="000D5027"/>
    <w:rsid w:val="000E580C"/>
    <w:rsid w:val="000F3926"/>
    <w:rsid w:val="000F4459"/>
    <w:rsid w:val="00104863"/>
    <w:rsid w:val="001067F2"/>
    <w:rsid w:val="00115BB0"/>
    <w:rsid w:val="00135682"/>
    <w:rsid w:val="0014754F"/>
    <w:rsid w:val="0016229E"/>
    <w:rsid w:val="00165CFA"/>
    <w:rsid w:val="00166EBE"/>
    <w:rsid w:val="00193B9C"/>
    <w:rsid w:val="001A1B3C"/>
    <w:rsid w:val="001D4914"/>
    <w:rsid w:val="001F075A"/>
    <w:rsid w:val="001F467C"/>
    <w:rsid w:val="00210473"/>
    <w:rsid w:val="00217AE9"/>
    <w:rsid w:val="002319E7"/>
    <w:rsid w:val="0023333A"/>
    <w:rsid w:val="00236A16"/>
    <w:rsid w:val="0025734C"/>
    <w:rsid w:val="00270298"/>
    <w:rsid w:val="00271286"/>
    <w:rsid w:val="0027281C"/>
    <w:rsid w:val="00276764"/>
    <w:rsid w:val="002827C4"/>
    <w:rsid w:val="00283F6D"/>
    <w:rsid w:val="002920DB"/>
    <w:rsid w:val="002D482E"/>
    <w:rsid w:val="002F637F"/>
    <w:rsid w:val="00357A43"/>
    <w:rsid w:val="00387223"/>
    <w:rsid w:val="003955CC"/>
    <w:rsid w:val="003B1F61"/>
    <w:rsid w:val="003B6AB9"/>
    <w:rsid w:val="003C1EAF"/>
    <w:rsid w:val="003D2EC5"/>
    <w:rsid w:val="004049BA"/>
    <w:rsid w:val="0041221B"/>
    <w:rsid w:val="00441D92"/>
    <w:rsid w:val="00462145"/>
    <w:rsid w:val="0047608D"/>
    <w:rsid w:val="004772AB"/>
    <w:rsid w:val="004B1D0A"/>
    <w:rsid w:val="004B7F81"/>
    <w:rsid w:val="004C22C7"/>
    <w:rsid w:val="004E0D0F"/>
    <w:rsid w:val="004E4B00"/>
    <w:rsid w:val="00501096"/>
    <w:rsid w:val="00501D9A"/>
    <w:rsid w:val="00503DF1"/>
    <w:rsid w:val="00525792"/>
    <w:rsid w:val="00533946"/>
    <w:rsid w:val="005478C0"/>
    <w:rsid w:val="005636E8"/>
    <w:rsid w:val="005766CD"/>
    <w:rsid w:val="00594EF6"/>
    <w:rsid w:val="005E39B2"/>
    <w:rsid w:val="005E39D7"/>
    <w:rsid w:val="005E69CD"/>
    <w:rsid w:val="0060078C"/>
    <w:rsid w:val="00602447"/>
    <w:rsid w:val="00610F41"/>
    <w:rsid w:val="00622E4F"/>
    <w:rsid w:val="006238C3"/>
    <w:rsid w:val="00635C2A"/>
    <w:rsid w:val="00642B0E"/>
    <w:rsid w:val="00685E02"/>
    <w:rsid w:val="00695C48"/>
    <w:rsid w:val="006A2173"/>
    <w:rsid w:val="006A5B38"/>
    <w:rsid w:val="006B2E8E"/>
    <w:rsid w:val="006C23EE"/>
    <w:rsid w:val="006D5BE2"/>
    <w:rsid w:val="006F4F27"/>
    <w:rsid w:val="00707289"/>
    <w:rsid w:val="00730938"/>
    <w:rsid w:val="007352A1"/>
    <w:rsid w:val="007454F5"/>
    <w:rsid w:val="007470CC"/>
    <w:rsid w:val="007523BB"/>
    <w:rsid w:val="0076746A"/>
    <w:rsid w:val="00792016"/>
    <w:rsid w:val="00793E5C"/>
    <w:rsid w:val="007A0A58"/>
    <w:rsid w:val="007A0E1D"/>
    <w:rsid w:val="007B31D6"/>
    <w:rsid w:val="007C000A"/>
    <w:rsid w:val="007C2752"/>
    <w:rsid w:val="007C59D3"/>
    <w:rsid w:val="007C6BD8"/>
    <w:rsid w:val="007D14D9"/>
    <w:rsid w:val="007E3722"/>
    <w:rsid w:val="007F1774"/>
    <w:rsid w:val="00801F87"/>
    <w:rsid w:val="00812910"/>
    <w:rsid w:val="00817641"/>
    <w:rsid w:val="0083077C"/>
    <w:rsid w:val="00833C34"/>
    <w:rsid w:val="00850922"/>
    <w:rsid w:val="008635EF"/>
    <w:rsid w:val="0089353C"/>
    <w:rsid w:val="008A2766"/>
    <w:rsid w:val="008B3C58"/>
    <w:rsid w:val="008C31CE"/>
    <w:rsid w:val="008C3FB4"/>
    <w:rsid w:val="008D3A78"/>
    <w:rsid w:val="008D5911"/>
    <w:rsid w:val="008F467A"/>
    <w:rsid w:val="008F4FF9"/>
    <w:rsid w:val="008F51AE"/>
    <w:rsid w:val="009074C2"/>
    <w:rsid w:val="00907F0E"/>
    <w:rsid w:val="0091036F"/>
    <w:rsid w:val="00917C38"/>
    <w:rsid w:val="00917EE0"/>
    <w:rsid w:val="009360D9"/>
    <w:rsid w:val="00936FCA"/>
    <w:rsid w:val="00942BA1"/>
    <w:rsid w:val="00947F43"/>
    <w:rsid w:val="009555BD"/>
    <w:rsid w:val="00960A3D"/>
    <w:rsid w:val="00983DEE"/>
    <w:rsid w:val="009B0E5E"/>
    <w:rsid w:val="009C3EF1"/>
    <w:rsid w:val="009C774A"/>
    <w:rsid w:val="009D72F8"/>
    <w:rsid w:val="009E413F"/>
    <w:rsid w:val="009E74F9"/>
    <w:rsid w:val="00A01552"/>
    <w:rsid w:val="00A0330A"/>
    <w:rsid w:val="00A11D1A"/>
    <w:rsid w:val="00A211C8"/>
    <w:rsid w:val="00A223A7"/>
    <w:rsid w:val="00A40124"/>
    <w:rsid w:val="00A539DB"/>
    <w:rsid w:val="00A6643E"/>
    <w:rsid w:val="00A665F2"/>
    <w:rsid w:val="00A74C80"/>
    <w:rsid w:val="00A75B69"/>
    <w:rsid w:val="00A83510"/>
    <w:rsid w:val="00A848F7"/>
    <w:rsid w:val="00A96ABA"/>
    <w:rsid w:val="00AA0734"/>
    <w:rsid w:val="00AA3C5F"/>
    <w:rsid w:val="00AA4B54"/>
    <w:rsid w:val="00AA5279"/>
    <w:rsid w:val="00AC2926"/>
    <w:rsid w:val="00AD269B"/>
    <w:rsid w:val="00AD6769"/>
    <w:rsid w:val="00AE0EC0"/>
    <w:rsid w:val="00AE176D"/>
    <w:rsid w:val="00AE3A69"/>
    <w:rsid w:val="00B04995"/>
    <w:rsid w:val="00B35B46"/>
    <w:rsid w:val="00B46E2C"/>
    <w:rsid w:val="00B5354E"/>
    <w:rsid w:val="00B65A8E"/>
    <w:rsid w:val="00B670F8"/>
    <w:rsid w:val="00B71A1D"/>
    <w:rsid w:val="00B77B08"/>
    <w:rsid w:val="00B82A67"/>
    <w:rsid w:val="00B831D1"/>
    <w:rsid w:val="00B94CCB"/>
    <w:rsid w:val="00BB4B6C"/>
    <w:rsid w:val="00BC07FC"/>
    <w:rsid w:val="00BD2814"/>
    <w:rsid w:val="00BD6EA3"/>
    <w:rsid w:val="00C01D1A"/>
    <w:rsid w:val="00C140FF"/>
    <w:rsid w:val="00C21F03"/>
    <w:rsid w:val="00C25129"/>
    <w:rsid w:val="00C265CB"/>
    <w:rsid w:val="00C50AD2"/>
    <w:rsid w:val="00C56219"/>
    <w:rsid w:val="00C67E8F"/>
    <w:rsid w:val="00CE3883"/>
    <w:rsid w:val="00D06BA8"/>
    <w:rsid w:val="00D1203A"/>
    <w:rsid w:val="00D14121"/>
    <w:rsid w:val="00D20844"/>
    <w:rsid w:val="00D20E5A"/>
    <w:rsid w:val="00D20EF0"/>
    <w:rsid w:val="00D237B9"/>
    <w:rsid w:val="00D23E96"/>
    <w:rsid w:val="00D60D19"/>
    <w:rsid w:val="00D7121D"/>
    <w:rsid w:val="00DC464D"/>
    <w:rsid w:val="00DD236D"/>
    <w:rsid w:val="00DD7EC1"/>
    <w:rsid w:val="00E04B22"/>
    <w:rsid w:val="00E106DF"/>
    <w:rsid w:val="00E27CEF"/>
    <w:rsid w:val="00E3423A"/>
    <w:rsid w:val="00E358C4"/>
    <w:rsid w:val="00E41473"/>
    <w:rsid w:val="00E51D3A"/>
    <w:rsid w:val="00E6448B"/>
    <w:rsid w:val="00E647C5"/>
    <w:rsid w:val="00E67711"/>
    <w:rsid w:val="00E80667"/>
    <w:rsid w:val="00E924B8"/>
    <w:rsid w:val="00EB5242"/>
    <w:rsid w:val="00EC11E4"/>
    <w:rsid w:val="00EC2F77"/>
    <w:rsid w:val="00EC3C34"/>
    <w:rsid w:val="00ED2842"/>
    <w:rsid w:val="00EE2328"/>
    <w:rsid w:val="00F03883"/>
    <w:rsid w:val="00F14D9F"/>
    <w:rsid w:val="00F17F3F"/>
    <w:rsid w:val="00F21F73"/>
    <w:rsid w:val="00F2741F"/>
    <w:rsid w:val="00F42731"/>
    <w:rsid w:val="00F51AAB"/>
    <w:rsid w:val="00F61D68"/>
    <w:rsid w:val="00F629E6"/>
    <w:rsid w:val="00F8417D"/>
    <w:rsid w:val="00F866F5"/>
    <w:rsid w:val="00F91CE4"/>
    <w:rsid w:val="00FA712D"/>
    <w:rsid w:val="00FB2DBE"/>
    <w:rsid w:val="00FB4105"/>
    <w:rsid w:val="00FE6BD4"/>
    <w:rsid w:val="00FF373D"/>
    <w:rsid w:val="01664602"/>
    <w:rsid w:val="01F43598"/>
    <w:rsid w:val="02FE3E7B"/>
    <w:rsid w:val="05666F9C"/>
    <w:rsid w:val="05B22721"/>
    <w:rsid w:val="06344371"/>
    <w:rsid w:val="06A44D39"/>
    <w:rsid w:val="07002A5F"/>
    <w:rsid w:val="07074DBF"/>
    <w:rsid w:val="071403AB"/>
    <w:rsid w:val="07CD1AEB"/>
    <w:rsid w:val="095C18FB"/>
    <w:rsid w:val="0AEA3D79"/>
    <w:rsid w:val="0B462863"/>
    <w:rsid w:val="0D845C3B"/>
    <w:rsid w:val="0DBE3D35"/>
    <w:rsid w:val="0ECF7889"/>
    <w:rsid w:val="0F341288"/>
    <w:rsid w:val="0FFF1232"/>
    <w:rsid w:val="108E1AF0"/>
    <w:rsid w:val="13610944"/>
    <w:rsid w:val="14BA088A"/>
    <w:rsid w:val="1562078A"/>
    <w:rsid w:val="15CA354C"/>
    <w:rsid w:val="161143C5"/>
    <w:rsid w:val="1880423F"/>
    <w:rsid w:val="198A3085"/>
    <w:rsid w:val="198E4EFC"/>
    <w:rsid w:val="1ADD1F50"/>
    <w:rsid w:val="1AE94233"/>
    <w:rsid w:val="1CF766D7"/>
    <w:rsid w:val="207B7D02"/>
    <w:rsid w:val="2101390B"/>
    <w:rsid w:val="22761828"/>
    <w:rsid w:val="24DB0907"/>
    <w:rsid w:val="26955FF5"/>
    <w:rsid w:val="27215685"/>
    <w:rsid w:val="28623427"/>
    <w:rsid w:val="286926D3"/>
    <w:rsid w:val="295B4BE8"/>
    <w:rsid w:val="2BC43604"/>
    <w:rsid w:val="2C1300E8"/>
    <w:rsid w:val="2E8420A2"/>
    <w:rsid w:val="2F7E3AF9"/>
    <w:rsid w:val="2FA84669"/>
    <w:rsid w:val="30DB1837"/>
    <w:rsid w:val="319B4252"/>
    <w:rsid w:val="319C6C78"/>
    <w:rsid w:val="32CE76E8"/>
    <w:rsid w:val="338E184F"/>
    <w:rsid w:val="34202508"/>
    <w:rsid w:val="342A7A2B"/>
    <w:rsid w:val="3431735D"/>
    <w:rsid w:val="34964D7B"/>
    <w:rsid w:val="34CE2DFE"/>
    <w:rsid w:val="36272711"/>
    <w:rsid w:val="36447F21"/>
    <w:rsid w:val="36A24542"/>
    <w:rsid w:val="37FA721E"/>
    <w:rsid w:val="38677D19"/>
    <w:rsid w:val="39645EEF"/>
    <w:rsid w:val="39752375"/>
    <w:rsid w:val="39A86127"/>
    <w:rsid w:val="3A95616C"/>
    <w:rsid w:val="3AFC14E4"/>
    <w:rsid w:val="3B4300C7"/>
    <w:rsid w:val="3F2C4235"/>
    <w:rsid w:val="3F93711E"/>
    <w:rsid w:val="412F5ED4"/>
    <w:rsid w:val="416D1EB3"/>
    <w:rsid w:val="41710612"/>
    <w:rsid w:val="429B3D16"/>
    <w:rsid w:val="42BB07CE"/>
    <w:rsid w:val="446F66A6"/>
    <w:rsid w:val="45DE4E6B"/>
    <w:rsid w:val="46250B75"/>
    <w:rsid w:val="46AE17A4"/>
    <w:rsid w:val="47FD2D33"/>
    <w:rsid w:val="480D6CA5"/>
    <w:rsid w:val="49A452DD"/>
    <w:rsid w:val="4C6438D9"/>
    <w:rsid w:val="4D1F0243"/>
    <w:rsid w:val="501F2DE8"/>
    <w:rsid w:val="50CE6F9F"/>
    <w:rsid w:val="51586F03"/>
    <w:rsid w:val="51CE67F9"/>
    <w:rsid w:val="53047EDA"/>
    <w:rsid w:val="5370108F"/>
    <w:rsid w:val="539909DF"/>
    <w:rsid w:val="540909EB"/>
    <w:rsid w:val="55322ADD"/>
    <w:rsid w:val="55671C2C"/>
    <w:rsid w:val="56E80E23"/>
    <w:rsid w:val="574F2137"/>
    <w:rsid w:val="5798750E"/>
    <w:rsid w:val="58D64DCB"/>
    <w:rsid w:val="599C52A8"/>
    <w:rsid w:val="5C9757F6"/>
    <w:rsid w:val="5D242E5C"/>
    <w:rsid w:val="5D8B7388"/>
    <w:rsid w:val="5DB06C95"/>
    <w:rsid w:val="5E8F0FA0"/>
    <w:rsid w:val="61171AD8"/>
    <w:rsid w:val="62562501"/>
    <w:rsid w:val="6350047D"/>
    <w:rsid w:val="6412472C"/>
    <w:rsid w:val="64587746"/>
    <w:rsid w:val="654C011B"/>
    <w:rsid w:val="6585041D"/>
    <w:rsid w:val="65DA33AA"/>
    <w:rsid w:val="67860E67"/>
    <w:rsid w:val="67A27F96"/>
    <w:rsid w:val="67AF1242"/>
    <w:rsid w:val="67F820A0"/>
    <w:rsid w:val="692840D6"/>
    <w:rsid w:val="6ADC731B"/>
    <w:rsid w:val="6B452B0C"/>
    <w:rsid w:val="6CDB2BA3"/>
    <w:rsid w:val="6DA560EA"/>
    <w:rsid w:val="6E03170B"/>
    <w:rsid w:val="6EDF562C"/>
    <w:rsid w:val="70AF11CD"/>
    <w:rsid w:val="717E613F"/>
    <w:rsid w:val="718D1AD0"/>
    <w:rsid w:val="72403330"/>
    <w:rsid w:val="72427182"/>
    <w:rsid w:val="727D297F"/>
    <w:rsid w:val="72D51F74"/>
    <w:rsid w:val="7590080A"/>
    <w:rsid w:val="78063F86"/>
    <w:rsid w:val="7A7B3808"/>
    <w:rsid w:val="7AC53928"/>
    <w:rsid w:val="7C9B6A7C"/>
    <w:rsid w:val="7D087430"/>
    <w:rsid w:val="7E125364"/>
    <w:rsid w:val="7E494870"/>
    <w:rsid w:val="7E9A6542"/>
    <w:rsid w:val="7F261F7E"/>
    <w:rsid w:val="7F342EBD"/>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ADCAFC7"/>
  <w15:docId w15:val="{021EFA0C-2C6D-453A-8C4C-B76695F47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7711"/>
    <w:pPr>
      <w:widowControl w:val="0"/>
      <w:spacing w:after="120"/>
      <w:jc w:val="both"/>
    </w:pPr>
    <w:rPr>
      <w:rFonts w:eastAsiaTheme="minorEastAsia"/>
      <w:kern w:val="2"/>
      <w:sz w:val="22"/>
      <w:szCs w:val="24"/>
      <w:lang w:val="es-ES"/>
      <w14:ligatures w14:val="standardContextual"/>
    </w:rPr>
  </w:style>
  <w:style w:type="paragraph" w:styleId="Ttulo1">
    <w:name w:val="heading 1"/>
    <w:basedOn w:val="Normal"/>
    <w:next w:val="Normal"/>
    <w:link w:val="Ttulo1Car"/>
    <w:uiPriority w:val="9"/>
    <w:qFormat/>
    <w:rsid w:val="00E67711"/>
    <w:pPr>
      <w:keepNext/>
      <w:keepLines/>
      <w:numPr>
        <w:numId w:val="1"/>
      </w:numPr>
      <w:spacing w:before="240"/>
      <w:outlineLvl w:val="0"/>
    </w:pPr>
    <w:rPr>
      <w:rFonts w:eastAsiaTheme="majorEastAsia"/>
      <w:b/>
      <w:color w:val="000000" w:themeColor="text1"/>
      <w:sz w:val="28"/>
      <w:szCs w:val="48"/>
    </w:rPr>
  </w:style>
  <w:style w:type="paragraph" w:styleId="Ttulo2">
    <w:name w:val="heading 2"/>
    <w:basedOn w:val="Normal"/>
    <w:next w:val="Normal"/>
    <w:link w:val="Ttulo2Car"/>
    <w:uiPriority w:val="9"/>
    <w:unhideWhenUsed/>
    <w:qFormat/>
    <w:rsid w:val="00E67711"/>
    <w:pPr>
      <w:keepNext/>
      <w:keepLines/>
      <w:numPr>
        <w:ilvl w:val="1"/>
        <w:numId w:val="1"/>
      </w:numPr>
      <w:spacing w:before="240"/>
      <w:outlineLvl w:val="1"/>
    </w:pPr>
    <w:rPr>
      <w:rFonts w:eastAsiaTheme="majorEastAsia"/>
      <w:b/>
      <w:color w:val="000000" w:themeColor="text1"/>
      <w:sz w:val="24"/>
      <w:szCs w:val="40"/>
    </w:rPr>
  </w:style>
  <w:style w:type="paragraph" w:styleId="Ttulo3">
    <w:name w:val="heading 3"/>
    <w:basedOn w:val="Normal"/>
    <w:next w:val="Normal"/>
    <w:link w:val="Ttulo3Car"/>
    <w:uiPriority w:val="9"/>
    <w:unhideWhenUsed/>
    <w:qFormat/>
    <w:rsid w:val="00E67711"/>
    <w:pPr>
      <w:keepNext/>
      <w:keepLines/>
      <w:numPr>
        <w:ilvl w:val="2"/>
        <w:numId w:val="1"/>
      </w:numPr>
      <w:spacing w:before="240"/>
      <w:outlineLvl w:val="2"/>
    </w:pPr>
    <w:rPr>
      <w:rFonts w:eastAsiaTheme="majorEastAsia"/>
      <w:b/>
      <w:i/>
      <w:color w:val="000000" w:themeColor="text1"/>
      <w:szCs w:val="32"/>
    </w:rPr>
  </w:style>
  <w:style w:type="paragraph" w:styleId="Ttulo4">
    <w:name w:val="heading 4"/>
    <w:basedOn w:val="Normal"/>
    <w:next w:val="Normal"/>
    <w:link w:val="Ttulo4Car"/>
    <w:uiPriority w:val="9"/>
    <w:semiHidden/>
    <w:unhideWhenUsed/>
    <w:qFormat/>
    <w:pPr>
      <w:keepNext/>
      <w:keepLines/>
      <w:numPr>
        <w:ilvl w:val="3"/>
        <w:numId w:val="1"/>
      </w:numPr>
      <w:spacing w:before="80" w:after="40"/>
      <w:outlineLvl w:val="3"/>
    </w:pPr>
    <w:rPr>
      <w:rFonts w:cstheme="majorBidi"/>
      <w:color w:val="0F4761" w:themeColor="accent1" w:themeShade="BF"/>
      <w:sz w:val="28"/>
      <w:szCs w:val="28"/>
    </w:rPr>
  </w:style>
  <w:style w:type="paragraph" w:styleId="Ttulo5">
    <w:name w:val="heading 5"/>
    <w:basedOn w:val="Normal"/>
    <w:next w:val="Normal"/>
    <w:link w:val="Ttulo5Car"/>
    <w:uiPriority w:val="9"/>
    <w:semiHidden/>
    <w:unhideWhenUsed/>
    <w:qFormat/>
    <w:pPr>
      <w:keepNext/>
      <w:keepLines/>
      <w:numPr>
        <w:ilvl w:val="4"/>
        <w:numId w:val="1"/>
      </w:numPr>
      <w:spacing w:before="80" w:after="40"/>
      <w:outlineLvl w:val="4"/>
    </w:pPr>
    <w:rPr>
      <w:rFonts w:cstheme="majorBidi"/>
      <w:color w:val="0F4761" w:themeColor="accent1" w:themeShade="BF"/>
      <w:sz w:val="24"/>
    </w:rPr>
  </w:style>
  <w:style w:type="paragraph" w:styleId="Ttulo6">
    <w:name w:val="heading 6"/>
    <w:basedOn w:val="Normal"/>
    <w:next w:val="Normal"/>
    <w:link w:val="Ttulo6Car"/>
    <w:uiPriority w:val="9"/>
    <w:semiHidden/>
    <w:unhideWhenUsed/>
    <w:qFormat/>
    <w:pPr>
      <w:keepNext/>
      <w:keepLines/>
      <w:numPr>
        <w:ilvl w:val="5"/>
        <w:numId w:val="1"/>
      </w:numPr>
      <w:spacing w:before="40" w:after="0"/>
      <w:outlineLvl w:val="5"/>
    </w:pPr>
    <w:rPr>
      <w:rFonts w:cstheme="majorBidi"/>
      <w:b/>
      <w:bCs/>
      <w:color w:val="0F4761" w:themeColor="accent1" w:themeShade="BF"/>
    </w:rPr>
  </w:style>
  <w:style w:type="paragraph" w:styleId="Ttulo7">
    <w:name w:val="heading 7"/>
    <w:basedOn w:val="Normal"/>
    <w:next w:val="Normal"/>
    <w:link w:val="Ttulo7Car"/>
    <w:uiPriority w:val="9"/>
    <w:semiHidden/>
    <w:unhideWhenUsed/>
    <w:qFormat/>
    <w:pPr>
      <w:keepNext/>
      <w:keepLines/>
      <w:numPr>
        <w:ilvl w:val="6"/>
        <w:numId w:val="1"/>
      </w:numPr>
      <w:spacing w:before="40" w:after="0"/>
      <w:outlineLvl w:val="6"/>
    </w:pPr>
    <w:rPr>
      <w:rFonts w:cstheme="majorBidi"/>
      <w:b/>
      <w:bCs/>
      <w:color w:val="595959" w:themeColor="text1" w:themeTint="A6"/>
    </w:rPr>
  </w:style>
  <w:style w:type="paragraph" w:styleId="Ttulo8">
    <w:name w:val="heading 8"/>
    <w:basedOn w:val="Normal"/>
    <w:next w:val="Normal"/>
    <w:link w:val="Ttulo8Car"/>
    <w:uiPriority w:val="9"/>
    <w:semiHidden/>
    <w:unhideWhenUsed/>
    <w:qFormat/>
    <w:pPr>
      <w:keepNext/>
      <w:keepLines/>
      <w:numPr>
        <w:ilvl w:val="7"/>
        <w:numId w:val="1"/>
      </w:numPr>
      <w:spacing w:after="0"/>
      <w:outlineLvl w:val="7"/>
    </w:pPr>
    <w:rPr>
      <w:rFonts w:cstheme="majorBidi"/>
      <w:color w:val="595959" w:themeColor="text1" w:themeTint="A6"/>
    </w:rPr>
  </w:style>
  <w:style w:type="paragraph" w:styleId="Ttulo9">
    <w:name w:val="heading 9"/>
    <w:basedOn w:val="Normal"/>
    <w:next w:val="Normal"/>
    <w:link w:val="Ttulo9Car"/>
    <w:uiPriority w:val="9"/>
    <w:semiHidden/>
    <w:unhideWhenUsed/>
    <w:qFormat/>
    <w:pPr>
      <w:keepNext/>
      <w:keepLines/>
      <w:numPr>
        <w:ilvl w:val="8"/>
        <w:numId w:val="1"/>
      </w:numPr>
      <w:spacing w:after="0"/>
      <w:outlineLvl w:val="8"/>
    </w:pPr>
    <w:rPr>
      <w:rFonts w:eastAsiaTheme="majorEastAsia" w:cstheme="majorBidi"/>
      <w:color w:val="595959" w:themeColor="text1" w:themeTint="A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Descripcin">
    <w:name w:val="caption"/>
    <w:basedOn w:val="Normal"/>
    <w:next w:val="Normal"/>
    <w:uiPriority w:val="35"/>
    <w:unhideWhenUsed/>
    <w:qFormat/>
    <w:rPr>
      <w:rFonts w:asciiTheme="majorHAnsi" w:eastAsia="SimHei" w:hAnsiTheme="majorHAnsi" w:cstheme="majorBidi"/>
      <w:sz w:val="20"/>
      <w:szCs w:val="20"/>
    </w:rPr>
  </w:style>
  <w:style w:type="paragraph" w:styleId="TDC3">
    <w:name w:val="toc 3"/>
    <w:basedOn w:val="Normal"/>
    <w:next w:val="Normal"/>
    <w:uiPriority w:val="39"/>
    <w:unhideWhenUsed/>
    <w:qFormat/>
    <w:pPr>
      <w:ind w:leftChars="400" w:left="840"/>
    </w:pPr>
  </w:style>
  <w:style w:type="paragraph" w:styleId="Piedepgina">
    <w:name w:val="footer"/>
    <w:basedOn w:val="Normal"/>
    <w:link w:val="PiedepginaCar"/>
    <w:uiPriority w:val="99"/>
    <w:unhideWhenUsed/>
    <w:qFormat/>
    <w:pPr>
      <w:tabs>
        <w:tab w:val="center" w:pos="4153"/>
        <w:tab w:val="right" w:pos="8306"/>
      </w:tabs>
      <w:snapToGrid w:val="0"/>
      <w:jc w:val="left"/>
    </w:pPr>
    <w:rPr>
      <w:sz w:val="18"/>
      <w:szCs w:val="18"/>
    </w:rPr>
  </w:style>
  <w:style w:type="paragraph" w:styleId="Encabezado">
    <w:name w:val="header"/>
    <w:basedOn w:val="Normal"/>
    <w:link w:val="EncabezadoCar"/>
    <w:uiPriority w:val="99"/>
    <w:unhideWhenUsed/>
    <w:qFormat/>
    <w:pPr>
      <w:tabs>
        <w:tab w:val="center" w:pos="4153"/>
        <w:tab w:val="right" w:pos="8306"/>
      </w:tabs>
      <w:snapToGrid w:val="0"/>
      <w:jc w:val="center"/>
    </w:pPr>
    <w:rPr>
      <w:sz w:val="18"/>
      <w:szCs w:val="18"/>
    </w:rPr>
  </w:style>
  <w:style w:type="paragraph" w:styleId="TDC1">
    <w:name w:val="toc 1"/>
    <w:basedOn w:val="Normal"/>
    <w:next w:val="Normal"/>
    <w:uiPriority w:val="39"/>
    <w:unhideWhenUsed/>
    <w:qFormat/>
  </w:style>
  <w:style w:type="paragraph" w:styleId="Subttulo">
    <w:name w:val="Subtitle"/>
    <w:basedOn w:val="Normal"/>
    <w:next w:val="Normal"/>
    <w:link w:val="SubttuloCar"/>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TDC2">
    <w:name w:val="toc 2"/>
    <w:basedOn w:val="Normal"/>
    <w:next w:val="Normal"/>
    <w:uiPriority w:val="39"/>
    <w:unhideWhenUsed/>
    <w:qFormat/>
    <w:pPr>
      <w:ind w:leftChars="200" w:left="420"/>
    </w:pPr>
  </w:style>
  <w:style w:type="paragraph" w:styleId="NormalWeb">
    <w:name w:val="Normal (Web)"/>
    <w:basedOn w:val="Normal"/>
    <w:uiPriority w:val="99"/>
    <w:unhideWhenUsed/>
    <w:qFormat/>
    <w:pPr>
      <w:spacing w:beforeAutospacing="1" w:after="0" w:afterAutospacing="1"/>
      <w:jc w:val="left"/>
    </w:pPr>
    <w:rPr>
      <w:kern w:val="0"/>
      <w:sz w:val="24"/>
    </w:rPr>
  </w:style>
  <w:style w:type="paragraph" w:styleId="Ttulo">
    <w:name w:val="Title"/>
    <w:basedOn w:val="Normal"/>
    <w:next w:val="Normal"/>
    <w:link w:val="TtuloCar"/>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Textoennegrita">
    <w:name w:val="Strong"/>
    <w:basedOn w:val="Fuentedeprrafopredeter"/>
    <w:uiPriority w:val="22"/>
    <w:qFormat/>
    <w:rPr>
      <w:b/>
    </w:rPr>
  </w:style>
  <w:style w:type="character" w:customStyle="1" w:styleId="Ttulo1Car">
    <w:name w:val="Título 1 Car"/>
    <w:basedOn w:val="Fuentedeprrafopredeter"/>
    <w:link w:val="Ttulo1"/>
    <w:uiPriority w:val="9"/>
    <w:qFormat/>
    <w:rsid w:val="00E67711"/>
    <w:rPr>
      <w:rFonts w:eastAsiaTheme="majorEastAsia"/>
      <w:b/>
      <w:color w:val="000000" w:themeColor="text1"/>
      <w:kern w:val="2"/>
      <w:sz w:val="28"/>
      <w:szCs w:val="48"/>
      <w:lang w:val="es-ES"/>
      <w14:ligatures w14:val="standardContextual"/>
    </w:rPr>
  </w:style>
  <w:style w:type="character" w:customStyle="1" w:styleId="Ttulo2Car">
    <w:name w:val="Título 2 Car"/>
    <w:basedOn w:val="Fuentedeprrafopredeter"/>
    <w:link w:val="Ttulo2"/>
    <w:uiPriority w:val="9"/>
    <w:qFormat/>
    <w:rsid w:val="00E67711"/>
    <w:rPr>
      <w:rFonts w:eastAsiaTheme="majorEastAsia"/>
      <w:b/>
      <w:color w:val="000000" w:themeColor="text1"/>
      <w:kern w:val="2"/>
      <w:sz w:val="24"/>
      <w:szCs w:val="40"/>
      <w:lang w:val="es-ES"/>
      <w14:ligatures w14:val="standardContextual"/>
    </w:rPr>
  </w:style>
  <w:style w:type="character" w:customStyle="1" w:styleId="Ttulo3Car">
    <w:name w:val="Título 3 Car"/>
    <w:basedOn w:val="Fuentedeprrafopredeter"/>
    <w:link w:val="Ttulo3"/>
    <w:uiPriority w:val="9"/>
    <w:qFormat/>
    <w:rsid w:val="00E67711"/>
    <w:rPr>
      <w:rFonts w:eastAsiaTheme="majorEastAsia"/>
      <w:b/>
      <w:i/>
      <w:color w:val="000000" w:themeColor="text1"/>
      <w:kern w:val="2"/>
      <w:sz w:val="22"/>
      <w:szCs w:val="32"/>
      <w:lang w:val="es-ES"/>
      <w14:ligatures w14:val="standardContextual"/>
    </w:rPr>
  </w:style>
  <w:style w:type="character" w:customStyle="1" w:styleId="Ttulo4Car">
    <w:name w:val="Título 4 Car"/>
    <w:basedOn w:val="Fuentedeprrafopredeter"/>
    <w:link w:val="Ttulo4"/>
    <w:uiPriority w:val="9"/>
    <w:semiHidden/>
    <w:qFormat/>
    <w:rPr>
      <w:rFonts w:cstheme="majorBidi"/>
      <w:color w:val="0F4761" w:themeColor="accent1" w:themeShade="BF"/>
      <w:sz w:val="28"/>
      <w:szCs w:val="28"/>
    </w:rPr>
  </w:style>
  <w:style w:type="character" w:customStyle="1" w:styleId="Ttulo5Car">
    <w:name w:val="Título 5 Car"/>
    <w:basedOn w:val="Fuentedeprrafopredeter"/>
    <w:link w:val="Ttulo5"/>
    <w:uiPriority w:val="9"/>
    <w:semiHidden/>
    <w:qFormat/>
    <w:rPr>
      <w:rFonts w:cstheme="majorBidi"/>
      <w:color w:val="0F4761" w:themeColor="accent1" w:themeShade="BF"/>
      <w:sz w:val="24"/>
    </w:rPr>
  </w:style>
  <w:style w:type="character" w:customStyle="1" w:styleId="Ttulo6Car">
    <w:name w:val="Título 6 Car"/>
    <w:basedOn w:val="Fuentedeprrafopredeter"/>
    <w:link w:val="Ttulo6"/>
    <w:uiPriority w:val="9"/>
    <w:semiHidden/>
    <w:qFormat/>
    <w:rPr>
      <w:rFonts w:cstheme="majorBidi"/>
      <w:b/>
      <w:bCs/>
      <w:color w:val="0F4761" w:themeColor="accent1" w:themeShade="BF"/>
    </w:rPr>
  </w:style>
  <w:style w:type="character" w:customStyle="1" w:styleId="Ttulo7Car">
    <w:name w:val="Título 7 Car"/>
    <w:basedOn w:val="Fuentedeprrafopredeter"/>
    <w:link w:val="Ttulo7"/>
    <w:uiPriority w:val="9"/>
    <w:semiHidden/>
    <w:qFormat/>
    <w:rPr>
      <w:rFonts w:cstheme="majorBidi"/>
      <w:b/>
      <w:bCs/>
      <w:color w:val="595959" w:themeColor="text1" w:themeTint="A6"/>
    </w:rPr>
  </w:style>
  <w:style w:type="character" w:customStyle="1" w:styleId="Ttulo8Car">
    <w:name w:val="Título 8 Car"/>
    <w:basedOn w:val="Fuentedeprrafopredeter"/>
    <w:link w:val="Ttulo8"/>
    <w:uiPriority w:val="9"/>
    <w:semiHidden/>
    <w:qFormat/>
    <w:rPr>
      <w:rFonts w:cstheme="majorBidi"/>
      <w:color w:val="595959" w:themeColor="text1" w:themeTint="A6"/>
    </w:rPr>
  </w:style>
  <w:style w:type="character" w:customStyle="1" w:styleId="Ttulo9Car">
    <w:name w:val="Título 9 Car"/>
    <w:basedOn w:val="Fuentedeprrafopredeter"/>
    <w:link w:val="Ttulo9"/>
    <w:uiPriority w:val="9"/>
    <w:semiHidden/>
    <w:qFormat/>
    <w:rPr>
      <w:rFonts w:eastAsiaTheme="majorEastAsia" w:cstheme="majorBidi"/>
      <w:color w:val="595959" w:themeColor="text1" w:themeTint="A6"/>
    </w:rPr>
  </w:style>
  <w:style w:type="character" w:customStyle="1" w:styleId="TtuloCar">
    <w:name w:val="Título Car"/>
    <w:basedOn w:val="Fuentedeprrafopredeter"/>
    <w:link w:val="Ttulo"/>
    <w:uiPriority w:val="10"/>
    <w:qFormat/>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qFormat/>
    <w:rPr>
      <w:rFonts w:asciiTheme="majorHAnsi" w:eastAsiaTheme="majorEastAsia" w:hAnsiTheme="majorHAnsi" w:cstheme="majorBidi"/>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qFormat/>
    <w:rPr>
      <w:i/>
      <w:iCs/>
      <w:color w:val="404040" w:themeColor="text1" w:themeTint="BF"/>
    </w:rPr>
  </w:style>
  <w:style w:type="paragraph" w:styleId="Prrafodelista">
    <w:name w:val="List Paragraph"/>
    <w:basedOn w:val="Normal"/>
    <w:uiPriority w:val="34"/>
    <w:qFormat/>
    <w:pPr>
      <w:ind w:left="720"/>
      <w:contextualSpacing/>
    </w:pPr>
  </w:style>
  <w:style w:type="character" w:customStyle="1" w:styleId="1">
    <w:name w:val="明显强调1"/>
    <w:basedOn w:val="Fuentedeprrafopredeter"/>
    <w:uiPriority w:val="21"/>
    <w:qFormat/>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qFormat/>
    <w:rPr>
      <w:i/>
      <w:iCs/>
      <w:color w:val="0F4761" w:themeColor="accent1" w:themeShade="BF"/>
    </w:rPr>
  </w:style>
  <w:style w:type="character" w:customStyle="1" w:styleId="10">
    <w:name w:val="明显参考1"/>
    <w:basedOn w:val="Fuentedeprrafopredeter"/>
    <w:uiPriority w:val="32"/>
    <w:qFormat/>
    <w:rPr>
      <w:b/>
      <w:bCs/>
      <w:smallCaps/>
      <w:color w:val="0F4761" w:themeColor="accent1" w:themeShade="BF"/>
      <w:spacing w:val="5"/>
    </w:rPr>
  </w:style>
  <w:style w:type="character" w:customStyle="1" w:styleId="EncabezadoCar">
    <w:name w:val="Encabezado Car"/>
    <w:basedOn w:val="Fuentedeprrafopredeter"/>
    <w:link w:val="Encabezado"/>
    <w:uiPriority w:val="99"/>
    <w:qFormat/>
    <w:rPr>
      <w:rFonts w:ascii="Times New Roman" w:hAnsi="Times New Roman" w:cs="Times New Roman"/>
      <w:kern w:val="2"/>
      <w:sz w:val="18"/>
      <w:szCs w:val="18"/>
      <w14:ligatures w14:val="standardContextual"/>
    </w:rPr>
  </w:style>
  <w:style w:type="character" w:customStyle="1" w:styleId="PiedepginaCar">
    <w:name w:val="Pie de página Car"/>
    <w:basedOn w:val="Fuentedeprrafopredeter"/>
    <w:link w:val="Piedepgina"/>
    <w:uiPriority w:val="99"/>
    <w:qFormat/>
    <w:rPr>
      <w:rFonts w:ascii="Times New Roman" w:hAnsi="Times New Roman" w:cs="Times New Roman"/>
      <w:kern w:val="2"/>
      <w:sz w:val="18"/>
      <w:szCs w:val="18"/>
      <w14:ligatures w14:val="standardContextual"/>
    </w:rPr>
  </w:style>
  <w:style w:type="character" w:styleId="Hipervnculo">
    <w:name w:val="Hyperlink"/>
    <w:basedOn w:val="Fuentedeprrafopredeter"/>
    <w:uiPriority w:val="99"/>
    <w:unhideWhenUsed/>
    <w:rsid w:val="00F2741F"/>
    <w:rPr>
      <w:color w:val="467886" w:themeColor="hyperlink"/>
      <w:u w:val="single"/>
    </w:rPr>
  </w:style>
  <w:style w:type="character" w:styleId="Refdecomentario">
    <w:name w:val="annotation reference"/>
    <w:basedOn w:val="Fuentedeprrafopredeter"/>
    <w:uiPriority w:val="99"/>
    <w:semiHidden/>
    <w:unhideWhenUsed/>
    <w:rsid w:val="002319E7"/>
    <w:rPr>
      <w:sz w:val="16"/>
      <w:szCs w:val="16"/>
    </w:rPr>
  </w:style>
  <w:style w:type="paragraph" w:styleId="Textocomentario">
    <w:name w:val="annotation text"/>
    <w:basedOn w:val="Normal"/>
    <w:link w:val="TextocomentarioCar"/>
    <w:uiPriority w:val="99"/>
    <w:semiHidden/>
    <w:unhideWhenUsed/>
    <w:rsid w:val="002319E7"/>
    <w:rPr>
      <w:sz w:val="20"/>
      <w:szCs w:val="20"/>
    </w:rPr>
  </w:style>
  <w:style w:type="character" w:customStyle="1" w:styleId="TextocomentarioCar">
    <w:name w:val="Texto comentario Car"/>
    <w:basedOn w:val="Fuentedeprrafopredeter"/>
    <w:link w:val="Textocomentario"/>
    <w:uiPriority w:val="99"/>
    <w:semiHidden/>
    <w:rsid w:val="002319E7"/>
    <w:rPr>
      <w:rFonts w:eastAsiaTheme="minorEastAsia"/>
      <w:kern w:val="2"/>
      <w:lang w:val="es-ES"/>
      <w14:ligatures w14:val="standardContextual"/>
    </w:rPr>
  </w:style>
  <w:style w:type="paragraph" w:styleId="Asuntodelcomentario">
    <w:name w:val="annotation subject"/>
    <w:basedOn w:val="Textocomentario"/>
    <w:next w:val="Textocomentario"/>
    <w:link w:val="AsuntodelcomentarioCar"/>
    <w:uiPriority w:val="99"/>
    <w:semiHidden/>
    <w:unhideWhenUsed/>
    <w:rsid w:val="002319E7"/>
    <w:rPr>
      <w:b/>
      <w:bCs/>
    </w:rPr>
  </w:style>
  <w:style w:type="character" w:customStyle="1" w:styleId="AsuntodelcomentarioCar">
    <w:name w:val="Asunto del comentario Car"/>
    <w:basedOn w:val="TextocomentarioCar"/>
    <w:link w:val="Asuntodelcomentario"/>
    <w:uiPriority w:val="99"/>
    <w:semiHidden/>
    <w:rsid w:val="002319E7"/>
    <w:rPr>
      <w:rFonts w:eastAsiaTheme="minorEastAsia"/>
      <w:b/>
      <w:bCs/>
      <w:kern w:val="2"/>
      <w:lang w:val="es-ES"/>
      <w14:ligatures w14:val="standardContextual"/>
    </w:rPr>
  </w:style>
  <w:style w:type="table" w:customStyle="1" w:styleId="TableNormal">
    <w:name w:val="Table Normal"/>
    <w:uiPriority w:val="2"/>
    <w:semiHidden/>
    <w:unhideWhenUsed/>
    <w:qFormat/>
    <w:rsid w:val="002D482E"/>
    <w:pPr>
      <w:widowControl w:val="0"/>
      <w:autoSpaceDE w:val="0"/>
      <w:autoSpaceDN w:val="0"/>
    </w:pPr>
    <w:rPr>
      <w:rFonts w:asciiTheme="minorHAnsi" w:eastAsiaTheme="minorHAnsi" w:hAnsiTheme="minorHAnsi" w:cstheme="minorBid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2D482E"/>
    <w:pPr>
      <w:autoSpaceDE w:val="0"/>
      <w:autoSpaceDN w:val="0"/>
      <w:spacing w:after="0"/>
      <w:jc w:val="left"/>
    </w:pPr>
    <w:rPr>
      <w:rFonts w:ascii="Calibri" w:eastAsia="Calibri" w:hAnsi="Calibri" w:cs="Calibri"/>
      <w:kern w:val="0"/>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2123461">
      <w:bodyDiv w:val="1"/>
      <w:marLeft w:val="0"/>
      <w:marRight w:val="0"/>
      <w:marTop w:val="0"/>
      <w:marBottom w:val="0"/>
      <w:divBdr>
        <w:top w:val="none" w:sz="0" w:space="0" w:color="auto"/>
        <w:left w:val="none" w:sz="0" w:space="0" w:color="auto"/>
        <w:bottom w:val="none" w:sz="0" w:space="0" w:color="auto"/>
        <w:right w:val="none" w:sz="0" w:space="0" w:color="auto"/>
      </w:divBdr>
      <w:divsChild>
        <w:div w:id="1087264619">
          <w:marLeft w:val="0"/>
          <w:marRight w:val="0"/>
          <w:marTop w:val="0"/>
          <w:marBottom w:val="0"/>
          <w:divBdr>
            <w:top w:val="single" w:sz="6" w:space="0" w:color="D1C8C8"/>
            <w:left w:val="single" w:sz="6" w:space="0" w:color="D1C8C8"/>
            <w:bottom w:val="single" w:sz="6" w:space="0" w:color="D1C8C8"/>
            <w:right w:val="single" w:sz="6" w:space="17" w:color="D1C8C8"/>
          </w:divBdr>
          <w:divsChild>
            <w:div w:id="1652321189">
              <w:marLeft w:val="-15"/>
              <w:marRight w:val="-15"/>
              <w:marTop w:val="0"/>
              <w:marBottom w:val="0"/>
              <w:divBdr>
                <w:top w:val="none" w:sz="0" w:space="0" w:color="auto"/>
                <w:left w:val="none" w:sz="0" w:space="0" w:color="auto"/>
                <w:bottom w:val="none" w:sz="0" w:space="0" w:color="auto"/>
                <w:right w:val="none" w:sz="0" w:space="0" w:color="auto"/>
              </w:divBdr>
            </w:div>
            <w:div w:id="11442036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image" Target="media/image12.png"/><Relationship Id="rId32"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microsoft.com/office/2011/relationships/people" Target="people.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1.svg"/><Relationship Id="rId1"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E0DFED7-DF30-490E-A647-367588AA8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1877</TotalTime>
  <Pages>59</Pages>
  <Words>21605</Words>
  <Characters>118832</Characters>
  <Application>Microsoft Office Word</Application>
  <DocSecurity>0</DocSecurity>
  <Lines>990</Lines>
  <Paragraphs>280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Yixuan Chen</dc:creator>
  <cp:lastModifiedBy>David C. Perez Lopez</cp:lastModifiedBy>
  <cp:revision>147</cp:revision>
  <dcterms:created xsi:type="dcterms:W3CDTF">2026-07-14T15:00:00Z</dcterms:created>
  <dcterms:modified xsi:type="dcterms:W3CDTF">2026-07-15T22:51:00Z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eyJoZGlkIjoiNGE1YjAwYzZlN2I5NDJlZWQ1YzI4ODkxZTNmYTY0ODEiLCJ1c2VySWQiOiIxOTc5NDQ2NTAifQ==</vt:lpwstr>
  </property>
  <property fmtid="{D5CDD505-2E9C-101B-9397-08002B2CF9AE}" pid="3" name="KSOProductBuildVer">
    <vt:lpwstr>2052-12.1.0.26895</vt:lpwstr>
  </property>
  <property fmtid="{D5CDD505-2E9C-101B-9397-08002B2CF9AE}" pid="4" name="ICV">
    <vt:lpwstr>B9AD590F68C64FA7ABF52B47527554A9_12</vt:lpwstr>
  </property>
</Properties>
</file>